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28A44B" w14:textId="77777777" w:rsidR="00F1636C" w:rsidRDefault="00F1636C" w:rsidP="004849AB">
      <w:pPr>
        <w:jc w:val="center"/>
        <w:rPr>
          <w:ins w:id="0" w:author="王宇涵" w:date="2021-11-21T16:34:00Z"/>
          <w:rFonts w:ascii="Times New Roman" w:hAnsi="Times New Roman" w:cs="Times New Roman"/>
          <w:sz w:val="18"/>
          <w:szCs w:val="18"/>
        </w:rPr>
      </w:pPr>
    </w:p>
    <w:p w14:paraId="52338A44" w14:textId="77777777" w:rsidR="00F1636C" w:rsidRDefault="00F1636C" w:rsidP="004849AB">
      <w:pPr>
        <w:jc w:val="center"/>
        <w:rPr>
          <w:ins w:id="1" w:author="王宇涵" w:date="2021-11-21T16:34:00Z"/>
          <w:rFonts w:ascii="Times New Roman" w:hAnsi="Times New Roman" w:cs="Times New Roman"/>
          <w:sz w:val="18"/>
          <w:szCs w:val="18"/>
        </w:rPr>
      </w:pPr>
    </w:p>
    <w:p w14:paraId="1E4C3550" w14:textId="77777777" w:rsidR="00F1636C" w:rsidRDefault="00F1636C" w:rsidP="004849AB">
      <w:pPr>
        <w:jc w:val="center"/>
        <w:rPr>
          <w:ins w:id="2" w:author="王宇涵" w:date="2021-11-21T16:34:00Z"/>
          <w:rFonts w:ascii="Times New Roman" w:hAnsi="Times New Roman" w:cs="Times New Roman"/>
          <w:sz w:val="18"/>
          <w:szCs w:val="18"/>
        </w:rPr>
      </w:pPr>
    </w:p>
    <w:p w14:paraId="6CA5F309" w14:textId="77777777" w:rsidR="00F1636C" w:rsidRDefault="00F1636C" w:rsidP="004849AB">
      <w:pPr>
        <w:jc w:val="center"/>
        <w:rPr>
          <w:ins w:id="3" w:author="王宇涵" w:date="2021-11-21T16:34:00Z"/>
          <w:rFonts w:ascii="Times New Roman" w:hAnsi="Times New Roman" w:cs="Times New Roman"/>
          <w:sz w:val="18"/>
          <w:szCs w:val="18"/>
        </w:rPr>
      </w:pPr>
    </w:p>
    <w:p w14:paraId="35698A38" w14:textId="77777777" w:rsidR="00F1636C" w:rsidRDefault="00F1636C" w:rsidP="004849AB">
      <w:pPr>
        <w:jc w:val="center"/>
        <w:rPr>
          <w:ins w:id="4" w:author="王宇涵" w:date="2021-11-21T16:34:00Z"/>
          <w:rFonts w:ascii="Times New Roman" w:hAnsi="Times New Roman" w:cs="Times New Roman"/>
          <w:sz w:val="18"/>
          <w:szCs w:val="18"/>
        </w:rPr>
      </w:pPr>
    </w:p>
    <w:p w14:paraId="2CE85A31" w14:textId="77777777" w:rsidR="00F1636C" w:rsidRDefault="00F1636C" w:rsidP="004849AB">
      <w:pPr>
        <w:jc w:val="center"/>
        <w:rPr>
          <w:ins w:id="5" w:author="王宇涵" w:date="2021-11-21T16:34:00Z"/>
          <w:rFonts w:ascii="Times New Roman" w:hAnsi="Times New Roman" w:cs="Times New Roman"/>
          <w:sz w:val="18"/>
          <w:szCs w:val="18"/>
        </w:rPr>
      </w:pPr>
    </w:p>
    <w:p w14:paraId="68D8C717" w14:textId="77777777" w:rsidR="00F1636C" w:rsidRDefault="00F1636C" w:rsidP="004849AB">
      <w:pPr>
        <w:jc w:val="center"/>
        <w:rPr>
          <w:ins w:id="6" w:author="王宇涵" w:date="2021-11-21T16:34:00Z"/>
          <w:rFonts w:ascii="Times New Roman" w:hAnsi="Times New Roman" w:cs="Times New Roman"/>
          <w:sz w:val="18"/>
          <w:szCs w:val="18"/>
        </w:rPr>
      </w:pPr>
    </w:p>
    <w:p w14:paraId="5F5AAD86" w14:textId="77777777" w:rsidR="00F1636C" w:rsidRDefault="00F1636C" w:rsidP="004849AB">
      <w:pPr>
        <w:jc w:val="center"/>
        <w:rPr>
          <w:ins w:id="7" w:author="王宇涵" w:date="2021-11-21T16:35:00Z"/>
          <w:rFonts w:ascii="Times New Roman" w:hAnsi="Times New Roman" w:cs="Times New Roman"/>
          <w:sz w:val="18"/>
          <w:szCs w:val="18"/>
        </w:rPr>
      </w:pPr>
    </w:p>
    <w:p w14:paraId="61DD832F" w14:textId="04D6CD57" w:rsidR="001720EB" w:rsidDel="00F1636C" w:rsidRDefault="0034346E" w:rsidP="004849AB">
      <w:pPr>
        <w:jc w:val="center"/>
        <w:rPr>
          <w:del w:id="8" w:author="王宇涵" w:date="2021-11-21T16:35:00Z"/>
          <w:rFonts w:ascii="Times New Roman" w:hAnsi="Times New Roman" w:cs="Times New Roman"/>
          <w:sz w:val="18"/>
          <w:szCs w:val="18"/>
        </w:rPr>
      </w:pPr>
      <w:ins w:id="9" w:author="Jiahao XU" w:date="2021-12-14T12:28:00Z">
        <w:r>
          <w:rPr>
            <w:rFonts w:ascii="Times New Roman" w:hAnsi="Times New Roman" w:cs="Times New Roman"/>
            <w:sz w:val="28"/>
            <w:szCs w:val="28"/>
          </w:rPr>
          <w:t>Video</w:t>
        </w:r>
      </w:ins>
      <w:ins w:id="10" w:author="Jiahao XU" w:date="2021-12-14T12:24:00Z">
        <w:r>
          <w:rPr>
            <w:rFonts w:ascii="Times New Roman" w:hAnsi="Times New Roman" w:cs="Times New Roman"/>
            <w:sz w:val="28"/>
            <w:szCs w:val="28"/>
          </w:rPr>
          <w:t xml:space="preserve"> </w:t>
        </w:r>
        <w:r>
          <w:rPr>
            <w:rFonts w:ascii="Times New Roman" w:hAnsi="Times New Roman" w:cs="Times New Roman" w:hint="eastAsia"/>
            <w:sz w:val="28"/>
            <w:szCs w:val="28"/>
          </w:rPr>
          <w:t>based</w:t>
        </w:r>
        <w:r>
          <w:rPr>
            <w:rFonts w:ascii="Times New Roman" w:hAnsi="Times New Roman" w:cs="Times New Roman"/>
            <w:sz w:val="28"/>
            <w:szCs w:val="28"/>
          </w:rPr>
          <w:t xml:space="preserve"> vehicle detection,</w:t>
        </w:r>
      </w:ins>
      <w:ins w:id="11" w:author="Jiahao XU" w:date="2021-12-14T12:25:00Z">
        <w:r>
          <w:rPr>
            <w:rFonts w:ascii="Times New Roman" w:hAnsi="Times New Roman" w:cs="Times New Roman"/>
            <w:sz w:val="28"/>
            <w:szCs w:val="28"/>
          </w:rPr>
          <w:t xml:space="preserve"> </w:t>
        </w:r>
      </w:ins>
      <w:ins w:id="12" w:author="Jiahao XU" w:date="2021-12-14T12:24:00Z">
        <w:r>
          <w:rPr>
            <w:rFonts w:ascii="Times New Roman" w:hAnsi="Times New Roman" w:cs="Times New Roman"/>
            <w:sz w:val="28"/>
            <w:szCs w:val="28"/>
          </w:rPr>
          <w:t>tracking</w:t>
        </w:r>
      </w:ins>
      <w:ins w:id="13" w:author="Jiahao XU" w:date="2021-12-14T12:25:00Z">
        <w:r>
          <w:rPr>
            <w:rFonts w:ascii="Times New Roman" w:hAnsi="Times New Roman" w:cs="Times New Roman"/>
            <w:sz w:val="28"/>
            <w:szCs w:val="28"/>
          </w:rPr>
          <w:t>, velocity estimation and registration number detection</w:t>
        </w:r>
      </w:ins>
      <w:del w:id="14" w:author="Jiahao XU" w:date="2021-12-03T21:55:00Z">
        <w:r w:rsidR="005F1E27" w:rsidRPr="004849AB" w:rsidDel="00C23AD6">
          <w:rPr>
            <w:rFonts w:ascii="Times New Roman" w:hAnsi="Times New Roman" w:cs="Times New Roman"/>
            <w:sz w:val="28"/>
            <w:szCs w:val="28"/>
          </w:rPr>
          <w:delText>Mid Term</w:delText>
        </w:r>
      </w:del>
      <w:del w:id="15" w:author="Jiahao XU" w:date="2021-12-14T12:24:00Z">
        <w:r w:rsidR="005F1E27" w:rsidRPr="004849AB" w:rsidDel="0034346E">
          <w:rPr>
            <w:rFonts w:ascii="Times New Roman" w:hAnsi="Times New Roman" w:cs="Times New Roman"/>
            <w:sz w:val="28"/>
            <w:szCs w:val="28"/>
          </w:rPr>
          <w:delText xml:space="preserve"> Project-Pin</w:delText>
        </w:r>
        <w:r w:rsidR="005665DE" w:rsidRPr="004849AB" w:rsidDel="0034346E">
          <w:rPr>
            <w:rFonts w:ascii="Times New Roman" w:hAnsi="Times New Roman" w:cs="Times New Roman"/>
            <w:sz w:val="28"/>
            <w:szCs w:val="28"/>
          </w:rPr>
          <w:delText>h</w:delText>
        </w:r>
        <w:r w:rsidR="005F1E27" w:rsidRPr="004849AB" w:rsidDel="0034346E">
          <w:rPr>
            <w:rFonts w:ascii="Times New Roman" w:hAnsi="Times New Roman" w:cs="Times New Roman"/>
            <w:sz w:val="28"/>
            <w:szCs w:val="28"/>
          </w:rPr>
          <w:delText>ole Camera</w:delText>
        </w:r>
      </w:del>
    </w:p>
    <w:p w14:paraId="3BDA708D" w14:textId="77777777" w:rsidR="00F1636C" w:rsidRPr="004849AB" w:rsidRDefault="00F1636C" w:rsidP="004849AB">
      <w:pPr>
        <w:jc w:val="center"/>
        <w:rPr>
          <w:ins w:id="16" w:author="王宇涵" w:date="2021-11-21T16:35:00Z"/>
          <w:rFonts w:ascii="Times New Roman" w:hAnsi="Times New Roman" w:cs="Times New Roman"/>
          <w:sz w:val="28"/>
          <w:szCs w:val="28"/>
        </w:rPr>
      </w:pPr>
    </w:p>
    <w:p w14:paraId="721FA10C" w14:textId="77777777" w:rsidR="00F1636C" w:rsidRDefault="00F1636C" w:rsidP="004849AB">
      <w:pPr>
        <w:jc w:val="center"/>
        <w:rPr>
          <w:ins w:id="17" w:author="王宇涵" w:date="2021-11-21T16:34:00Z"/>
          <w:rFonts w:ascii="Times New Roman" w:hAnsi="Times New Roman" w:cs="Times New Roman"/>
          <w:sz w:val="18"/>
          <w:szCs w:val="18"/>
        </w:rPr>
      </w:pPr>
    </w:p>
    <w:p w14:paraId="05BC6A13" w14:textId="7934C281" w:rsidR="00917977" w:rsidRDefault="00917977" w:rsidP="004849AB">
      <w:pPr>
        <w:jc w:val="center"/>
        <w:rPr>
          <w:ins w:id="18" w:author="王宇涵" w:date="2021-11-21T16:36:00Z"/>
          <w:rFonts w:ascii="Times New Roman" w:hAnsi="Times New Roman" w:cs="Times New Roman"/>
          <w:sz w:val="20"/>
          <w:szCs w:val="18"/>
        </w:rPr>
      </w:pPr>
      <w:r w:rsidRPr="004849AB">
        <w:rPr>
          <w:rFonts w:ascii="Times New Roman" w:hAnsi="Times New Roman" w:cs="Times New Roman"/>
          <w:sz w:val="20"/>
          <w:szCs w:val="18"/>
        </w:rPr>
        <w:t>Jiahao XU</w:t>
      </w:r>
    </w:p>
    <w:p w14:paraId="02EE04DD" w14:textId="507F3C49" w:rsidR="00F1636C" w:rsidRPr="004849AB" w:rsidRDefault="007C3DB4" w:rsidP="004849AB">
      <w:pPr>
        <w:jc w:val="center"/>
        <w:rPr>
          <w:rFonts w:ascii="Times New Roman" w:hAnsi="Times New Roman" w:cs="Times New Roman"/>
          <w:color w:val="000000" w:themeColor="text1"/>
          <w:sz w:val="20"/>
          <w:szCs w:val="18"/>
        </w:rPr>
      </w:pPr>
      <w:ins w:id="19" w:author="Jiahao XU" w:date="2021-12-04T15:46:00Z">
        <w:r>
          <w:rPr>
            <w:rFonts w:ascii="Times New Roman" w:hAnsi="Times New Roman" w:cs="Times New Roman" w:hint="eastAsia"/>
            <w:color w:val="000000" w:themeColor="text1"/>
            <w:sz w:val="20"/>
            <w:szCs w:val="18"/>
          </w:rPr>
          <w:t>Sibley</w:t>
        </w:r>
        <w:r>
          <w:rPr>
            <w:rFonts w:ascii="Times New Roman" w:hAnsi="Times New Roman" w:cs="Times New Roman"/>
            <w:color w:val="000000" w:themeColor="text1"/>
            <w:sz w:val="20"/>
            <w:szCs w:val="18"/>
          </w:rPr>
          <w:t xml:space="preserve"> School of Mechanical and Aerospace Engineering</w:t>
        </w:r>
      </w:ins>
      <w:del w:id="20" w:author="Jiahao XU" w:date="2021-12-04T15:46:00Z">
        <w:r w:rsidR="00F1636C" w:rsidRPr="004849AB" w:rsidDel="007C3DB4">
          <w:rPr>
            <w:rFonts w:ascii="Times New Roman" w:hAnsi="Times New Roman" w:cs="Times New Roman" w:hint="eastAsia"/>
            <w:color w:val="000000" w:themeColor="text1"/>
            <w:sz w:val="20"/>
            <w:szCs w:val="18"/>
          </w:rPr>
          <w:delText>Department of MAE</w:delText>
        </w:r>
      </w:del>
    </w:p>
    <w:p w14:paraId="11EE3CA8" w14:textId="0740C834" w:rsidR="00F1636C" w:rsidRDefault="00F1636C" w:rsidP="004849AB">
      <w:pPr>
        <w:jc w:val="center"/>
        <w:rPr>
          <w:ins w:id="21" w:author="Jiahao XU" w:date="2021-12-14T12:26:00Z"/>
          <w:rFonts w:ascii="Times New Roman" w:hAnsi="Times New Roman" w:cs="Times New Roman"/>
          <w:color w:val="000000" w:themeColor="text1"/>
          <w:sz w:val="20"/>
          <w:szCs w:val="18"/>
        </w:rPr>
      </w:pPr>
      <w:r w:rsidRPr="004849AB">
        <w:rPr>
          <w:rFonts w:ascii="Times New Roman" w:hAnsi="Times New Roman" w:cs="Times New Roman" w:hint="eastAsia"/>
          <w:color w:val="000000" w:themeColor="text1"/>
          <w:sz w:val="20"/>
          <w:szCs w:val="18"/>
        </w:rPr>
        <w:t>Cornell University</w:t>
      </w:r>
    </w:p>
    <w:p w14:paraId="5B4D2ED5" w14:textId="1D20EFF2" w:rsidR="0034346E" w:rsidRPr="004849AB" w:rsidRDefault="0034346E" w:rsidP="004849AB">
      <w:pPr>
        <w:jc w:val="center"/>
        <w:rPr>
          <w:rFonts w:ascii="Times New Roman" w:hAnsi="Times New Roman" w:cs="Times New Roman"/>
          <w:color w:val="000000" w:themeColor="text1"/>
          <w:sz w:val="20"/>
          <w:szCs w:val="18"/>
        </w:rPr>
      </w:pPr>
      <w:ins w:id="22" w:author="Jiahao XU" w:date="2021-12-14T12:26:00Z">
        <w:r>
          <w:rPr>
            <w:rFonts w:ascii="Times New Roman" w:hAnsi="Times New Roman" w:cs="Times New Roman" w:hint="eastAsia"/>
            <w:color w:val="000000" w:themeColor="text1"/>
            <w:sz w:val="20"/>
            <w:szCs w:val="18"/>
          </w:rPr>
          <w:t>M</w:t>
        </w:r>
        <w:r>
          <w:rPr>
            <w:rFonts w:ascii="Times New Roman" w:hAnsi="Times New Roman" w:cs="Times New Roman"/>
            <w:color w:val="000000" w:themeColor="text1"/>
            <w:sz w:val="20"/>
            <w:szCs w:val="18"/>
          </w:rPr>
          <w:t>AE6760 Model Based Estimation</w:t>
        </w:r>
      </w:ins>
    </w:p>
    <w:p w14:paraId="48E0E491" w14:textId="7CE3E83E" w:rsidR="00F1636C" w:rsidRPr="004849AB" w:rsidRDefault="00F1636C" w:rsidP="004849AB">
      <w:pPr>
        <w:jc w:val="center"/>
        <w:rPr>
          <w:rFonts w:ascii="Times New Roman" w:hAnsi="Times New Roman" w:cs="Times New Roman"/>
          <w:color w:val="000000" w:themeColor="text1"/>
          <w:sz w:val="20"/>
          <w:szCs w:val="18"/>
        </w:rPr>
      </w:pPr>
      <w:r w:rsidRPr="004849AB">
        <w:rPr>
          <w:rFonts w:ascii="Times New Roman" w:hAnsi="Times New Roman" w:cs="Times New Roman" w:hint="eastAsia"/>
          <w:color w:val="000000" w:themeColor="text1"/>
          <w:sz w:val="20"/>
          <w:szCs w:val="18"/>
        </w:rPr>
        <w:t>2021.</w:t>
      </w:r>
      <w:ins w:id="23" w:author="Jiahao XU" w:date="2021-12-03T21:55:00Z">
        <w:r w:rsidR="00C23AD6">
          <w:rPr>
            <w:rFonts w:ascii="Times New Roman" w:hAnsi="Times New Roman" w:cs="Times New Roman"/>
            <w:color w:val="000000" w:themeColor="text1"/>
            <w:sz w:val="20"/>
            <w:szCs w:val="18"/>
          </w:rPr>
          <w:t>12</w:t>
        </w:r>
      </w:ins>
      <w:del w:id="24" w:author="Jiahao XU" w:date="2021-12-03T21:55:00Z">
        <w:r w:rsidRPr="004849AB" w:rsidDel="00C23AD6">
          <w:rPr>
            <w:rFonts w:ascii="Times New Roman" w:hAnsi="Times New Roman" w:cs="Times New Roman" w:hint="eastAsia"/>
            <w:color w:val="000000" w:themeColor="text1"/>
            <w:sz w:val="20"/>
            <w:szCs w:val="18"/>
          </w:rPr>
          <w:delText>11</w:delText>
        </w:r>
      </w:del>
    </w:p>
    <w:p w14:paraId="5FE870E7" w14:textId="77777777" w:rsidR="00F1636C" w:rsidRPr="004849AB" w:rsidRDefault="00F1636C" w:rsidP="004849AB">
      <w:pPr>
        <w:jc w:val="center"/>
        <w:rPr>
          <w:ins w:id="25" w:author="王宇涵" w:date="2021-11-21T16:34:00Z"/>
          <w:rFonts w:ascii="Times New Roman" w:hAnsi="Times New Roman" w:cs="Times New Roman"/>
          <w:sz w:val="20"/>
          <w:szCs w:val="18"/>
        </w:rPr>
      </w:pPr>
    </w:p>
    <w:p w14:paraId="4272382E" w14:textId="77777777" w:rsidR="00F1636C" w:rsidRDefault="00F1636C" w:rsidP="00917977">
      <w:pPr>
        <w:jc w:val="right"/>
        <w:rPr>
          <w:ins w:id="26" w:author="王宇涵" w:date="2021-11-21T16:34:00Z"/>
          <w:rFonts w:ascii="Times New Roman" w:hAnsi="Times New Roman" w:cs="Times New Roman"/>
          <w:sz w:val="18"/>
          <w:szCs w:val="18"/>
        </w:rPr>
      </w:pPr>
    </w:p>
    <w:p w14:paraId="32E20910" w14:textId="77777777" w:rsidR="00F1636C" w:rsidRDefault="00F1636C" w:rsidP="00917977">
      <w:pPr>
        <w:jc w:val="right"/>
        <w:rPr>
          <w:ins w:id="27" w:author="王宇涵" w:date="2021-11-21T16:34:00Z"/>
          <w:rFonts w:ascii="Times New Roman" w:hAnsi="Times New Roman" w:cs="Times New Roman"/>
          <w:sz w:val="18"/>
          <w:szCs w:val="18"/>
        </w:rPr>
      </w:pPr>
    </w:p>
    <w:p w14:paraId="2482882D" w14:textId="77777777" w:rsidR="00F1636C" w:rsidRDefault="00F1636C" w:rsidP="00917977">
      <w:pPr>
        <w:jc w:val="right"/>
        <w:rPr>
          <w:ins w:id="28" w:author="王宇涵" w:date="2021-11-21T16:34:00Z"/>
          <w:rFonts w:ascii="Times New Roman" w:hAnsi="Times New Roman" w:cs="Times New Roman"/>
          <w:sz w:val="18"/>
          <w:szCs w:val="18"/>
        </w:rPr>
      </w:pPr>
    </w:p>
    <w:p w14:paraId="3EAEE643" w14:textId="77777777" w:rsidR="00F1636C" w:rsidRDefault="00F1636C" w:rsidP="00917977">
      <w:pPr>
        <w:jc w:val="right"/>
        <w:rPr>
          <w:ins w:id="29" w:author="王宇涵" w:date="2021-11-21T16:34:00Z"/>
          <w:rFonts w:ascii="Times New Roman" w:hAnsi="Times New Roman" w:cs="Times New Roman"/>
          <w:sz w:val="18"/>
          <w:szCs w:val="18"/>
        </w:rPr>
      </w:pPr>
    </w:p>
    <w:p w14:paraId="56C46FDB" w14:textId="77777777" w:rsidR="00F1636C" w:rsidRDefault="00F1636C" w:rsidP="00917977">
      <w:pPr>
        <w:jc w:val="right"/>
        <w:rPr>
          <w:ins w:id="30" w:author="王宇涵" w:date="2021-11-21T16:34:00Z"/>
          <w:rFonts w:ascii="Times New Roman" w:hAnsi="Times New Roman" w:cs="Times New Roman"/>
          <w:sz w:val="18"/>
          <w:szCs w:val="18"/>
        </w:rPr>
      </w:pPr>
    </w:p>
    <w:p w14:paraId="49040464" w14:textId="77777777" w:rsidR="00F1636C" w:rsidRDefault="00F1636C" w:rsidP="00917977">
      <w:pPr>
        <w:jc w:val="right"/>
        <w:rPr>
          <w:ins w:id="31" w:author="王宇涵" w:date="2021-11-21T16:34:00Z"/>
          <w:rFonts w:ascii="Times New Roman" w:hAnsi="Times New Roman" w:cs="Times New Roman"/>
          <w:sz w:val="18"/>
          <w:szCs w:val="18"/>
        </w:rPr>
      </w:pPr>
    </w:p>
    <w:p w14:paraId="3A295662" w14:textId="77777777" w:rsidR="00F1636C" w:rsidRDefault="00F1636C" w:rsidP="00917977">
      <w:pPr>
        <w:jc w:val="right"/>
        <w:rPr>
          <w:ins w:id="32" w:author="王宇涵" w:date="2021-11-21T16:34:00Z"/>
          <w:rFonts w:ascii="Times New Roman" w:hAnsi="Times New Roman" w:cs="Times New Roman"/>
          <w:sz w:val="18"/>
          <w:szCs w:val="18"/>
        </w:rPr>
      </w:pPr>
    </w:p>
    <w:p w14:paraId="5EE3B036" w14:textId="77777777" w:rsidR="00F1636C" w:rsidRDefault="00F1636C" w:rsidP="00917977">
      <w:pPr>
        <w:jc w:val="right"/>
        <w:rPr>
          <w:ins w:id="33" w:author="王宇涵" w:date="2021-11-21T16:34:00Z"/>
          <w:rFonts w:ascii="Times New Roman" w:hAnsi="Times New Roman" w:cs="Times New Roman"/>
          <w:sz w:val="18"/>
          <w:szCs w:val="18"/>
        </w:rPr>
      </w:pPr>
    </w:p>
    <w:p w14:paraId="5FEBF3D0" w14:textId="77777777" w:rsidR="00F1636C" w:rsidRDefault="00F1636C" w:rsidP="00917977">
      <w:pPr>
        <w:jc w:val="right"/>
        <w:rPr>
          <w:ins w:id="34" w:author="王宇涵" w:date="2021-11-21T16:34:00Z"/>
          <w:rFonts w:ascii="Times New Roman" w:hAnsi="Times New Roman" w:cs="Times New Roman"/>
          <w:sz w:val="18"/>
          <w:szCs w:val="18"/>
        </w:rPr>
      </w:pPr>
    </w:p>
    <w:p w14:paraId="79F5577D" w14:textId="77777777" w:rsidR="00F1636C" w:rsidRDefault="00F1636C" w:rsidP="00917977">
      <w:pPr>
        <w:jc w:val="right"/>
        <w:rPr>
          <w:ins w:id="35" w:author="王宇涵" w:date="2021-11-21T16:34:00Z"/>
          <w:rFonts w:ascii="Times New Roman" w:hAnsi="Times New Roman" w:cs="Times New Roman"/>
          <w:sz w:val="18"/>
          <w:szCs w:val="18"/>
        </w:rPr>
      </w:pPr>
    </w:p>
    <w:p w14:paraId="542A49F3" w14:textId="77777777" w:rsidR="00F1636C" w:rsidRDefault="00F1636C" w:rsidP="00917977">
      <w:pPr>
        <w:jc w:val="right"/>
        <w:rPr>
          <w:ins w:id="36" w:author="王宇涵" w:date="2021-11-21T16:34:00Z"/>
          <w:rFonts w:ascii="Times New Roman" w:hAnsi="Times New Roman" w:cs="Times New Roman"/>
          <w:sz w:val="18"/>
          <w:szCs w:val="18"/>
        </w:rPr>
      </w:pPr>
    </w:p>
    <w:p w14:paraId="7563CCB6" w14:textId="77777777" w:rsidR="00F1636C" w:rsidRDefault="00F1636C" w:rsidP="00917977">
      <w:pPr>
        <w:jc w:val="right"/>
        <w:rPr>
          <w:ins w:id="37" w:author="王宇涵" w:date="2021-11-21T16:34:00Z"/>
          <w:rFonts w:ascii="Times New Roman" w:hAnsi="Times New Roman" w:cs="Times New Roman"/>
          <w:sz w:val="18"/>
          <w:szCs w:val="18"/>
        </w:rPr>
      </w:pPr>
    </w:p>
    <w:p w14:paraId="10B14F5E" w14:textId="77777777" w:rsidR="00F1636C" w:rsidRDefault="00F1636C" w:rsidP="00917977">
      <w:pPr>
        <w:jc w:val="right"/>
        <w:rPr>
          <w:ins w:id="38" w:author="王宇涵" w:date="2021-11-21T16:34:00Z"/>
          <w:rFonts w:ascii="Times New Roman" w:hAnsi="Times New Roman" w:cs="Times New Roman"/>
          <w:sz w:val="18"/>
          <w:szCs w:val="18"/>
        </w:rPr>
      </w:pPr>
    </w:p>
    <w:p w14:paraId="7D3E7654" w14:textId="77777777" w:rsidR="00F1636C" w:rsidRDefault="00F1636C" w:rsidP="00917977">
      <w:pPr>
        <w:jc w:val="right"/>
        <w:rPr>
          <w:ins w:id="39" w:author="王宇涵" w:date="2021-11-21T16:34:00Z"/>
          <w:rFonts w:ascii="Times New Roman" w:hAnsi="Times New Roman" w:cs="Times New Roman"/>
          <w:sz w:val="18"/>
          <w:szCs w:val="18"/>
        </w:rPr>
      </w:pPr>
    </w:p>
    <w:p w14:paraId="604E62A9" w14:textId="77777777" w:rsidR="00F1636C" w:rsidRDefault="00F1636C" w:rsidP="00917977">
      <w:pPr>
        <w:jc w:val="right"/>
        <w:rPr>
          <w:ins w:id="40" w:author="王宇涵" w:date="2021-11-21T16:34:00Z"/>
          <w:rFonts w:ascii="Times New Roman" w:hAnsi="Times New Roman" w:cs="Times New Roman"/>
          <w:sz w:val="18"/>
          <w:szCs w:val="18"/>
        </w:rPr>
      </w:pPr>
    </w:p>
    <w:p w14:paraId="3A2BC7D5" w14:textId="77777777" w:rsidR="00F1636C" w:rsidRDefault="00F1636C" w:rsidP="00917977">
      <w:pPr>
        <w:jc w:val="right"/>
        <w:rPr>
          <w:ins w:id="41" w:author="王宇涵" w:date="2021-11-21T16:34:00Z"/>
          <w:rFonts w:ascii="Times New Roman" w:hAnsi="Times New Roman" w:cs="Times New Roman"/>
          <w:sz w:val="18"/>
          <w:szCs w:val="18"/>
        </w:rPr>
      </w:pPr>
    </w:p>
    <w:p w14:paraId="3C9E196F" w14:textId="77777777" w:rsidR="00F1636C" w:rsidRDefault="00F1636C" w:rsidP="00917977">
      <w:pPr>
        <w:jc w:val="right"/>
        <w:rPr>
          <w:ins w:id="42" w:author="王宇涵" w:date="2021-11-21T16:34:00Z"/>
          <w:rFonts w:ascii="Times New Roman" w:hAnsi="Times New Roman" w:cs="Times New Roman"/>
          <w:sz w:val="18"/>
          <w:szCs w:val="18"/>
        </w:rPr>
      </w:pPr>
    </w:p>
    <w:p w14:paraId="1842961C" w14:textId="77777777" w:rsidR="00F1636C" w:rsidRDefault="00F1636C" w:rsidP="00917977">
      <w:pPr>
        <w:jc w:val="right"/>
        <w:rPr>
          <w:ins w:id="43" w:author="王宇涵" w:date="2021-11-21T16:34:00Z"/>
          <w:rFonts w:ascii="Times New Roman" w:hAnsi="Times New Roman" w:cs="Times New Roman"/>
          <w:sz w:val="18"/>
          <w:szCs w:val="18"/>
        </w:rPr>
      </w:pPr>
    </w:p>
    <w:p w14:paraId="251BFB75" w14:textId="77777777" w:rsidR="00F1636C" w:rsidRDefault="00F1636C" w:rsidP="004849AB">
      <w:pPr>
        <w:rPr>
          <w:ins w:id="44" w:author="王宇涵" w:date="2021-11-21T16:34:00Z"/>
          <w:rFonts w:ascii="Times New Roman" w:hAnsi="Times New Roman" w:cs="Times New Roman"/>
          <w:sz w:val="18"/>
          <w:szCs w:val="18"/>
        </w:rPr>
      </w:pPr>
    </w:p>
    <w:p w14:paraId="544628C0" w14:textId="77777777" w:rsidR="00F1636C" w:rsidRDefault="00F1636C" w:rsidP="004849AB">
      <w:pPr>
        <w:rPr>
          <w:ins w:id="45" w:author="王宇涵" w:date="2021-11-21T16:34:00Z"/>
          <w:rFonts w:ascii="Times New Roman" w:hAnsi="Times New Roman" w:cs="Times New Roman"/>
          <w:sz w:val="18"/>
          <w:szCs w:val="18"/>
        </w:rPr>
      </w:pPr>
    </w:p>
    <w:p w14:paraId="3D8A7A44" w14:textId="77777777" w:rsidR="00F1636C" w:rsidRPr="00893CF6" w:rsidRDefault="00F1636C" w:rsidP="00917977">
      <w:pPr>
        <w:jc w:val="right"/>
        <w:rPr>
          <w:rFonts w:ascii="Times New Roman" w:hAnsi="Times New Roman" w:cs="Times New Roman"/>
          <w:sz w:val="18"/>
          <w:szCs w:val="18"/>
        </w:rPr>
      </w:pPr>
    </w:p>
    <w:p w14:paraId="104936C3" w14:textId="04A0904F" w:rsidR="005665DE" w:rsidRPr="00893CF6" w:rsidRDefault="00603E51" w:rsidP="00603E51">
      <w:pPr>
        <w:rPr>
          <w:rFonts w:ascii="Times New Roman" w:hAnsi="Times New Roman" w:cs="Times New Roman"/>
          <w:b/>
          <w:bCs/>
          <w:sz w:val="18"/>
          <w:szCs w:val="18"/>
        </w:rPr>
      </w:pPr>
      <w:r w:rsidRPr="00893CF6">
        <w:rPr>
          <w:rFonts w:ascii="Times New Roman" w:hAnsi="Times New Roman" w:cs="Times New Roman"/>
          <w:b/>
          <w:bCs/>
          <w:sz w:val="18"/>
          <w:szCs w:val="18"/>
        </w:rPr>
        <w:t>Abstract</w:t>
      </w:r>
      <w:ins w:id="46" w:author="Jiahao XU" w:date="2021-12-14T12:34:00Z">
        <w:r w:rsidR="0072601D">
          <w:rPr>
            <w:rFonts w:ascii="Times New Roman" w:hAnsi="Times New Roman" w:cs="Times New Roman"/>
            <w:b/>
            <w:bCs/>
            <w:sz w:val="18"/>
            <w:szCs w:val="18"/>
          </w:rPr>
          <w:t>:</w:t>
        </w:r>
      </w:ins>
    </w:p>
    <w:p w14:paraId="2F2F5AEB" w14:textId="4D17444C" w:rsidR="0034346E" w:rsidRDefault="00603E51" w:rsidP="00927EC4">
      <w:pPr>
        <w:jc w:val="left"/>
        <w:rPr>
          <w:ins w:id="47" w:author="Jiahao XU" w:date="2021-12-14T15:40:00Z"/>
          <w:rFonts w:ascii="Times New Roman" w:hAnsi="Times New Roman" w:cs="Times New Roman" w:hint="eastAsia"/>
          <w:sz w:val="18"/>
          <w:szCs w:val="18"/>
        </w:rPr>
      </w:pPr>
      <w:del w:id="48" w:author="Jiahao XU" w:date="2021-12-03T22:03:00Z">
        <w:r w:rsidRPr="00893CF6" w:rsidDel="004C0B9D">
          <w:rPr>
            <w:rFonts w:ascii="Times New Roman" w:hAnsi="Times New Roman" w:cs="Times New Roman"/>
            <w:sz w:val="18"/>
            <w:szCs w:val="18"/>
          </w:rPr>
          <w:delText>Pinhole</w:delText>
        </w:r>
        <w:r w:rsidR="005A7CA2" w:rsidRPr="00893CF6" w:rsidDel="004C0B9D">
          <w:rPr>
            <w:rFonts w:ascii="Times New Roman" w:hAnsi="Times New Roman" w:cs="Times New Roman"/>
            <w:sz w:val="18"/>
            <w:szCs w:val="18"/>
          </w:rPr>
          <w:delText xml:space="preserve"> camera is a widely used probabilistic sensor model. In this </w:delText>
        </w:r>
        <w:r w:rsidR="00D92D81" w:rsidRPr="00893CF6" w:rsidDel="004C0B9D">
          <w:rPr>
            <w:rFonts w:ascii="Times New Roman" w:hAnsi="Times New Roman" w:cs="Times New Roman"/>
            <w:sz w:val="18"/>
            <w:szCs w:val="18"/>
          </w:rPr>
          <w:delText>midterm</w:delText>
        </w:r>
        <w:r w:rsidR="005A7CA2" w:rsidRPr="00893CF6" w:rsidDel="004C0B9D">
          <w:rPr>
            <w:rFonts w:ascii="Times New Roman" w:hAnsi="Times New Roman" w:cs="Times New Roman"/>
            <w:sz w:val="18"/>
            <w:szCs w:val="18"/>
          </w:rPr>
          <w:delText xml:space="preserve"> project, </w:delText>
        </w:r>
        <w:r w:rsidR="00D92D81" w:rsidRPr="00893CF6" w:rsidDel="004C0B9D">
          <w:rPr>
            <w:rFonts w:ascii="Times New Roman" w:hAnsi="Times New Roman" w:cs="Times New Roman"/>
            <w:sz w:val="18"/>
            <w:szCs w:val="18"/>
          </w:rPr>
          <w:delText xml:space="preserve">the goal </w:delText>
        </w:r>
        <w:r w:rsidR="00F1636C" w:rsidDel="004C0B9D">
          <w:rPr>
            <w:rFonts w:ascii="Times New Roman" w:hAnsi="Times New Roman" w:cs="Times New Roman" w:hint="eastAsia"/>
            <w:sz w:val="18"/>
            <w:szCs w:val="18"/>
          </w:rPr>
          <w:delText>is</w:delText>
        </w:r>
        <w:r w:rsidR="00D92D81" w:rsidRPr="00893CF6" w:rsidDel="004C0B9D">
          <w:rPr>
            <w:rFonts w:ascii="Times New Roman" w:hAnsi="Times New Roman" w:cs="Times New Roman"/>
            <w:sz w:val="18"/>
            <w:szCs w:val="18"/>
          </w:rPr>
          <w:delText xml:space="preserve"> the </w:delText>
        </w:r>
        <w:r w:rsidR="005A7CA2" w:rsidRPr="00893CF6" w:rsidDel="004C0B9D">
          <w:rPr>
            <w:rFonts w:ascii="Times New Roman" w:hAnsi="Times New Roman" w:cs="Times New Roman"/>
            <w:sz w:val="18"/>
            <w:szCs w:val="18"/>
          </w:rPr>
          <w:delText>simulat</w:delText>
        </w:r>
        <w:r w:rsidR="00D92D81" w:rsidRPr="00893CF6" w:rsidDel="004C0B9D">
          <w:rPr>
            <w:rFonts w:ascii="Times New Roman" w:hAnsi="Times New Roman" w:cs="Times New Roman"/>
            <w:sz w:val="18"/>
            <w:szCs w:val="18"/>
          </w:rPr>
          <w:delText>ion</w:delText>
        </w:r>
        <w:r w:rsidR="005A7CA2" w:rsidRPr="00893CF6" w:rsidDel="004C0B9D">
          <w:rPr>
            <w:rFonts w:ascii="Times New Roman" w:hAnsi="Times New Roman" w:cs="Times New Roman"/>
            <w:sz w:val="18"/>
            <w:szCs w:val="18"/>
          </w:rPr>
          <w:delText xml:space="preserve"> </w:delText>
        </w:r>
        <w:r w:rsidR="00D92D81" w:rsidRPr="00893CF6" w:rsidDel="004C0B9D">
          <w:rPr>
            <w:rFonts w:ascii="Times New Roman" w:hAnsi="Times New Roman" w:cs="Times New Roman"/>
            <w:sz w:val="18"/>
            <w:szCs w:val="18"/>
          </w:rPr>
          <w:delText>of different</w:delText>
        </w:r>
        <w:r w:rsidR="005A7CA2" w:rsidRPr="00893CF6" w:rsidDel="004C0B9D">
          <w:rPr>
            <w:rFonts w:ascii="Times New Roman" w:hAnsi="Times New Roman" w:cs="Times New Roman"/>
            <w:sz w:val="18"/>
            <w:szCs w:val="18"/>
          </w:rPr>
          <w:delText xml:space="preserve"> scenario</w:delText>
        </w:r>
        <w:r w:rsidR="00D92D81" w:rsidRPr="00893CF6" w:rsidDel="004C0B9D">
          <w:rPr>
            <w:rFonts w:ascii="Times New Roman" w:hAnsi="Times New Roman" w:cs="Times New Roman"/>
            <w:sz w:val="18"/>
            <w:szCs w:val="18"/>
          </w:rPr>
          <w:delText>s</w:delText>
        </w:r>
        <w:r w:rsidR="005A7CA2" w:rsidRPr="00893CF6" w:rsidDel="004C0B9D">
          <w:rPr>
            <w:rFonts w:ascii="Times New Roman" w:hAnsi="Times New Roman" w:cs="Times New Roman"/>
            <w:sz w:val="18"/>
            <w:szCs w:val="18"/>
          </w:rPr>
          <w:delText xml:space="preserve"> </w:delText>
        </w:r>
        <w:r w:rsidR="00F1636C" w:rsidDel="004C0B9D">
          <w:rPr>
            <w:rFonts w:ascii="Times New Roman" w:hAnsi="Times New Roman" w:cs="Times New Roman" w:hint="eastAsia"/>
            <w:sz w:val="18"/>
            <w:szCs w:val="18"/>
          </w:rPr>
          <w:delText>which</w:delText>
        </w:r>
        <w:r w:rsidR="00F1636C" w:rsidRPr="00893CF6" w:rsidDel="004C0B9D">
          <w:rPr>
            <w:rFonts w:ascii="Times New Roman" w:hAnsi="Times New Roman" w:cs="Times New Roman"/>
            <w:sz w:val="18"/>
            <w:szCs w:val="18"/>
          </w:rPr>
          <w:delText xml:space="preserve"> </w:delText>
        </w:r>
        <w:r w:rsidR="005A7CA2" w:rsidRPr="00893CF6" w:rsidDel="004C0B9D">
          <w:rPr>
            <w:rFonts w:ascii="Times New Roman" w:hAnsi="Times New Roman" w:cs="Times New Roman"/>
            <w:sz w:val="18"/>
            <w:szCs w:val="18"/>
          </w:rPr>
          <w:delText xml:space="preserve">the pinhole camera </w:delText>
        </w:r>
        <w:r w:rsidR="00F1636C" w:rsidDel="004C0B9D">
          <w:rPr>
            <w:rFonts w:ascii="Times New Roman" w:hAnsi="Times New Roman" w:cs="Times New Roman" w:hint="eastAsia"/>
            <w:sz w:val="18"/>
            <w:szCs w:val="18"/>
          </w:rPr>
          <w:delText>will track</w:delText>
        </w:r>
        <w:r w:rsidR="00F1636C" w:rsidRPr="00893CF6" w:rsidDel="004C0B9D">
          <w:rPr>
            <w:rFonts w:ascii="Times New Roman" w:hAnsi="Times New Roman" w:cs="Times New Roman"/>
            <w:sz w:val="18"/>
            <w:szCs w:val="18"/>
          </w:rPr>
          <w:delText xml:space="preserve"> </w:delText>
        </w:r>
        <w:r w:rsidR="005A7CA2" w:rsidRPr="00893CF6" w:rsidDel="004C0B9D">
          <w:rPr>
            <w:rFonts w:ascii="Times New Roman" w:hAnsi="Times New Roman" w:cs="Times New Roman"/>
            <w:sz w:val="18"/>
            <w:szCs w:val="18"/>
          </w:rPr>
          <w:delText>a moving target by changing the yaw and roll angels using MATLAB</w:delText>
        </w:r>
        <w:r w:rsidR="00F1636C" w:rsidDel="004C0B9D">
          <w:rPr>
            <w:rFonts w:ascii="Times New Roman" w:hAnsi="Times New Roman" w:cs="Times New Roman" w:hint="eastAsia"/>
            <w:sz w:val="18"/>
            <w:szCs w:val="18"/>
          </w:rPr>
          <w:delText>. M</w:delText>
        </w:r>
        <w:r w:rsidR="00ED74ED" w:rsidRPr="00893CF6" w:rsidDel="004C0B9D">
          <w:rPr>
            <w:rFonts w:ascii="Times New Roman" w:hAnsi="Times New Roman" w:cs="Times New Roman"/>
            <w:sz w:val="18"/>
            <w:szCs w:val="18"/>
          </w:rPr>
          <w:delText xml:space="preserve">ore specifically, </w:delText>
        </w:r>
        <w:r w:rsidR="00D92D81" w:rsidRPr="00893CF6" w:rsidDel="004C0B9D">
          <w:rPr>
            <w:rFonts w:ascii="Times New Roman" w:hAnsi="Times New Roman" w:cs="Times New Roman"/>
            <w:sz w:val="18"/>
            <w:szCs w:val="18"/>
          </w:rPr>
          <w:delText>there are</w:delText>
        </w:r>
        <w:r w:rsidR="00ED74ED" w:rsidRPr="00893CF6" w:rsidDel="004C0B9D">
          <w:rPr>
            <w:rFonts w:ascii="Times New Roman" w:hAnsi="Times New Roman" w:cs="Times New Roman"/>
            <w:sz w:val="18"/>
            <w:szCs w:val="18"/>
          </w:rPr>
          <w:delText xml:space="preserve"> 3 cases: sensor with no noise; sensor with random noise; sensor with random noise and bias</w:delText>
        </w:r>
        <w:r w:rsidR="005A7CA2" w:rsidRPr="00893CF6" w:rsidDel="004C0B9D">
          <w:rPr>
            <w:rFonts w:ascii="Times New Roman" w:hAnsi="Times New Roman" w:cs="Times New Roman"/>
            <w:sz w:val="18"/>
            <w:szCs w:val="18"/>
          </w:rPr>
          <w:delText>.</w:delText>
        </w:r>
      </w:del>
      <w:ins w:id="49" w:author="Jiahao XU" w:date="2021-12-14T12:27:00Z">
        <w:r w:rsidR="0034346E" w:rsidRPr="0034346E">
          <w:rPr>
            <w:rFonts w:ascii="Times New Roman" w:hAnsi="Times New Roman" w:cs="Times New Roman"/>
            <w:sz w:val="18"/>
            <w:szCs w:val="18"/>
            <w:rPrChange w:id="50" w:author="Jiahao XU" w:date="2021-12-14T12:27:00Z">
              <w:rPr/>
            </w:rPrChange>
          </w:rPr>
          <w:t xml:space="preserve">During the courses of MAE6760: Model Based Estimation, a lot of filters originating from Bayesian Filters are concretely discussed. Hence, combining the course contents and the interests about the Autonomous </w:t>
        </w:r>
      </w:ins>
      <w:ins w:id="51" w:author="Jiahao XU" w:date="2021-12-14T12:29:00Z">
        <w:r w:rsidR="00D35ED2">
          <w:rPr>
            <w:rFonts w:ascii="Times New Roman" w:hAnsi="Times New Roman" w:cs="Times New Roman"/>
            <w:sz w:val="18"/>
            <w:szCs w:val="18"/>
          </w:rPr>
          <w:t>Vehicles (AV)</w:t>
        </w:r>
      </w:ins>
      <w:ins w:id="52" w:author="Jiahao XU" w:date="2021-12-14T12:27:00Z">
        <w:r w:rsidR="0034346E" w:rsidRPr="0034346E">
          <w:rPr>
            <w:rFonts w:ascii="Times New Roman" w:hAnsi="Times New Roman" w:cs="Times New Roman"/>
            <w:sz w:val="18"/>
            <w:szCs w:val="18"/>
            <w:rPrChange w:id="53" w:author="Jiahao XU" w:date="2021-12-14T12:27:00Z">
              <w:rPr/>
            </w:rPrChange>
          </w:rPr>
          <w:t xml:space="preserve">, the final project </w:t>
        </w:r>
      </w:ins>
      <w:ins w:id="54" w:author="Jiahao XU" w:date="2021-12-14T12:30:00Z">
        <w:r w:rsidR="00D35ED2">
          <w:rPr>
            <w:rFonts w:ascii="Times New Roman" w:hAnsi="Times New Roman" w:cs="Times New Roman"/>
            <w:sz w:val="18"/>
            <w:szCs w:val="18"/>
          </w:rPr>
          <w:t xml:space="preserve">is </w:t>
        </w:r>
      </w:ins>
      <w:ins w:id="55" w:author="Jiahao XU" w:date="2021-12-14T12:27:00Z">
        <w:r w:rsidR="0034346E" w:rsidRPr="0034346E">
          <w:rPr>
            <w:rFonts w:ascii="Times New Roman" w:hAnsi="Times New Roman" w:cs="Times New Roman"/>
            <w:sz w:val="18"/>
            <w:szCs w:val="18"/>
            <w:rPrChange w:id="56" w:author="Jiahao XU" w:date="2021-12-14T12:27:00Z">
              <w:rPr/>
            </w:rPrChange>
          </w:rPr>
          <w:t xml:space="preserve">about using the edge-cutting computer vision techniques and the Kalman Filter to do the </w:t>
        </w:r>
      </w:ins>
      <w:ins w:id="57" w:author="Jiahao XU" w:date="2021-12-14T12:28:00Z">
        <w:r w:rsidR="0034346E" w:rsidRPr="0034346E">
          <w:rPr>
            <w:rFonts w:ascii="Times New Roman" w:hAnsi="Times New Roman" w:cs="Times New Roman"/>
            <w:sz w:val="18"/>
            <w:szCs w:val="18"/>
            <w:rPrChange w:id="58" w:author="Jiahao XU" w:date="2021-12-14T12:28:00Z">
              <w:rPr>
                <w:rFonts w:ascii="Times New Roman" w:hAnsi="Times New Roman" w:cs="Times New Roman"/>
                <w:sz w:val="28"/>
                <w:szCs w:val="28"/>
              </w:rPr>
            </w:rPrChange>
          </w:rPr>
          <w:t>Video based</w:t>
        </w:r>
        <w:r w:rsidR="0034346E">
          <w:rPr>
            <w:rFonts w:ascii="Times New Roman" w:hAnsi="Times New Roman" w:cs="Times New Roman"/>
            <w:sz w:val="18"/>
            <w:szCs w:val="18"/>
          </w:rPr>
          <w:t xml:space="preserve"> </w:t>
        </w:r>
        <w:r w:rsidR="0034346E" w:rsidRPr="0034346E">
          <w:rPr>
            <w:rFonts w:ascii="Times New Roman" w:hAnsi="Times New Roman" w:cs="Times New Roman"/>
            <w:sz w:val="18"/>
            <w:szCs w:val="18"/>
            <w:rPrChange w:id="59" w:author="Jiahao XU" w:date="2021-12-14T12:28:00Z">
              <w:rPr>
                <w:rFonts w:ascii="Times New Roman" w:hAnsi="Times New Roman" w:cs="Times New Roman"/>
                <w:sz w:val="28"/>
                <w:szCs w:val="28"/>
              </w:rPr>
            </w:rPrChange>
          </w:rPr>
          <w:t>vehicle detection, tracking, velocity estimation and registration number detection</w:t>
        </w:r>
      </w:ins>
      <w:ins w:id="60" w:author="Jiahao XU" w:date="2021-12-15T17:36:00Z">
        <w:r w:rsidR="00F94C89">
          <w:rPr>
            <w:rFonts w:ascii="Times New Roman" w:hAnsi="Times New Roman" w:cs="Times New Roman" w:hint="eastAsia"/>
            <w:sz w:val="18"/>
            <w:szCs w:val="18"/>
          </w:rPr>
          <w:t>.</w:t>
        </w:r>
      </w:ins>
    </w:p>
    <w:p w14:paraId="1DF3A70F" w14:textId="77777777" w:rsidR="001C77FB" w:rsidRPr="0034346E" w:rsidRDefault="001C77FB">
      <w:pPr>
        <w:jc w:val="left"/>
        <w:rPr>
          <w:ins w:id="61" w:author="Jiahao XU" w:date="2021-12-14T12:28:00Z"/>
          <w:rFonts w:ascii="Times New Roman" w:hAnsi="Times New Roman" w:cs="Times New Roman"/>
          <w:sz w:val="18"/>
          <w:szCs w:val="18"/>
          <w:rPrChange w:id="62" w:author="Jiahao XU" w:date="2021-12-14T12:28:00Z">
            <w:rPr>
              <w:ins w:id="63" w:author="Jiahao XU" w:date="2021-12-14T12:28:00Z"/>
              <w:rFonts w:ascii="Times New Roman" w:hAnsi="Times New Roman" w:cs="Times New Roman"/>
              <w:sz w:val="28"/>
              <w:szCs w:val="28"/>
            </w:rPr>
          </w:rPrChange>
        </w:rPr>
        <w:pPrChange w:id="64" w:author="Jiahao XU" w:date="2021-12-14T15:33:00Z">
          <w:pPr>
            <w:jc w:val="center"/>
          </w:pPr>
        </w:pPrChange>
      </w:pPr>
    </w:p>
    <w:p w14:paraId="6AF802D9" w14:textId="77777777" w:rsidR="0072601D" w:rsidRPr="0072601D" w:rsidRDefault="0072601D" w:rsidP="0072601D">
      <w:pPr>
        <w:jc w:val="left"/>
        <w:rPr>
          <w:ins w:id="65" w:author="Jiahao XU" w:date="2021-12-14T12:34:00Z"/>
          <w:rFonts w:ascii="Times New Roman" w:hAnsi="Times New Roman" w:cs="Times New Roman"/>
          <w:b/>
          <w:bCs/>
          <w:sz w:val="18"/>
          <w:szCs w:val="18"/>
          <w:rPrChange w:id="66" w:author="Jiahao XU" w:date="2021-12-14T12:35:00Z">
            <w:rPr>
              <w:ins w:id="67" w:author="Jiahao XU" w:date="2021-12-14T12:34:00Z"/>
              <w:b/>
              <w:bCs/>
            </w:rPr>
          </w:rPrChange>
        </w:rPr>
      </w:pPr>
      <w:ins w:id="68" w:author="Jiahao XU" w:date="2021-12-14T12:34:00Z">
        <w:r w:rsidRPr="0072601D">
          <w:rPr>
            <w:rFonts w:ascii="Times New Roman" w:hAnsi="Times New Roman" w:cs="Times New Roman"/>
            <w:b/>
            <w:bCs/>
            <w:sz w:val="18"/>
            <w:szCs w:val="18"/>
            <w:rPrChange w:id="69" w:author="Jiahao XU" w:date="2021-12-14T12:35:00Z">
              <w:rPr>
                <w:b/>
                <w:bCs/>
              </w:rPr>
            </w:rPrChange>
          </w:rPr>
          <w:t>Backgrounds:</w:t>
        </w:r>
      </w:ins>
    </w:p>
    <w:p w14:paraId="6C65F7E9" w14:textId="777DE3D2" w:rsidR="0072601D" w:rsidRDefault="0072601D" w:rsidP="001C77FB">
      <w:pPr>
        <w:jc w:val="left"/>
        <w:rPr>
          <w:ins w:id="70" w:author="Jiahao XU" w:date="2021-12-14T15:40:00Z"/>
          <w:rFonts w:ascii="Times New Roman" w:hAnsi="Times New Roman" w:cs="Times New Roman"/>
          <w:sz w:val="18"/>
          <w:szCs w:val="18"/>
        </w:rPr>
      </w:pPr>
      <w:ins w:id="71" w:author="Jiahao XU" w:date="2021-12-14T12:34:00Z">
        <w:r w:rsidRPr="0072601D">
          <w:rPr>
            <w:rFonts w:ascii="Times New Roman" w:hAnsi="Times New Roman" w:cs="Times New Roman"/>
            <w:sz w:val="18"/>
            <w:szCs w:val="18"/>
            <w:rPrChange w:id="72" w:author="Jiahao XU" w:date="2021-12-14T12:35:00Z">
              <w:rPr/>
            </w:rPrChange>
          </w:rPr>
          <w:t xml:space="preserve">Nowadays, there are a lot of computer vision algorithms being used. The most famous ones are the YOLO and Faster RCNN. However, these algorithms are based on the </w:t>
        </w:r>
      </w:ins>
      <w:ins w:id="73" w:author="Jiahao XU" w:date="2021-12-14T12:35:00Z">
        <w:r>
          <w:rPr>
            <w:rFonts w:ascii="Times New Roman" w:hAnsi="Times New Roman" w:cs="Times New Roman"/>
            <w:sz w:val="18"/>
            <w:szCs w:val="18"/>
          </w:rPr>
          <w:t>images</w:t>
        </w:r>
      </w:ins>
      <w:ins w:id="74" w:author="Jiahao XU" w:date="2021-12-14T12:34:00Z">
        <w:r w:rsidRPr="0072601D">
          <w:rPr>
            <w:rFonts w:ascii="Times New Roman" w:hAnsi="Times New Roman" w:cs="Times New Roman"/>
            <w:sz w:val="18"/>
            <w:szCs w:val="18"/>
            <w:rPrChange w:id="75" w:author="Jiahao XU" w:date="2021-12-14T12:35:00Z">
              <w:rPr/>
            </w:rPrChange>
          </w:rPr>
          <w:t xml:space="preserve">, so when it comes to videos, they </w:t>
        </w:r>
      </w:ins>
      <w:ins w:id="76" w:author="Jiahao XU" w:date="2021-12-14T12:36:00Z">
        <w:r w:rsidRPr="0072601D">
          <w:rPr>
            <w:rFonts w:ascii="Times New Roman" w:hAnsi="Times New Roman" w:cs="Times New Roman"/>
            <w:sz w:val="18"/>
            <w:szCs w:val="18"/>
          </w:rPr>
          <w:t>cannot</w:t>
        </w:r>
      </w:ins>
      <w:ins w:id="77" w:author="Jiahao XU" w:date="2021-12-14T12:34:00Z">
        <w:r w:rsidRPr="0072601D">
          <w:rPr>
            <w:rFonts w:ascii="Times New Roman" w:hAnsi="Times New Roman" w:cs="Times New Roman"/>
            <w:sz w:val="18"/>
            <w:szCs w:val="18"/>
            <w:rPrChange w:id="78" w:author="Jiahao XU" w:date="2021-12-14T12:35:00Z">
              <w:rPr/>
            </w:rPrChange>
          </w:rPr>
          <w:t xml:space="preserve"> capture the relationships between each frame. And Kalman Filter is a good estimation tool for finding the connections of each frame and thus it will greatly improve the performance and even predict the hidden states.</w:t>
        </w:r>
      </w:ins>
    </w:p>
    <w:p w14:paraId="3399D485" w14:textId="77777777" w:rsidR="001C77FB" w:rsidRDefault="001C77FB">
      <w:pPr>
        <w:jc w:val="left"/>
        <w:rPr>
          <w:ins w:id="79" w:author="Jiahao XU" w:date="2021-12-14T12:36:00Z"/>
          <w:rFonts w:ascii="Times New Roman" w:hAnsi="Times New Roman" w:cs="Times New Roman"/>
          <w:sz w:val="18"/>
          <w:szCs w:val="18"/>
        </w:rPr>
        <w:pPrChange w:id="80" w:author="Jiahao XU" w:date="2021-12-14T15:40:00Z">
          <w:pPr>
            <w:ind w:firstLine="720"/>
            <w:jc w:val="left"/>
          </w:pPr>
        </w:pPrChange>
      </w:pPr>
    </w:p>
    <w:p w14:paraId="3B53ABF8" w14:textId="1E4FF590" w:rsidR="0072601D" w:rsidRDefault="0072601D" w:rsidP="0072601D">
      <w:pPr>
        <w:jc w:val="left"/>
        <w:rPr>
          <w:ins w:id="81" w:author="Jiahao XU" w:date="2021-12-14T12:38:00Z"/>
          <w:rFonts w:ascii="Times New Roman" w:hAnsi="Times New Roman" w:cs="Times New Roman"/>
          <w:b/>
          <w:bCs/>
          <w:sz w:val="18"/>
          <w:szCs w:val="18"/>
        </w:rPr>
      </w:pPr>
      <w:ins w:id="82" w:author="Jiahao XU" w:date="2021-12-14T12:36:00Z">
        <w:r w:rsidRPr="0072601D">
          <w:rPr>
            <w:rFonts w:ascii="Times New Roman" w:hAnsi="Times New Roman" w:cs="Times New Roman"/>
            <w:b/>
            <w:bCs/>
            <w:sz w:val="18"/>
            <w:szCs w:val="18"/>
            <w:rPrChange w:id="83" w:author="Jiahao XU" w:date="2021-12-14T12:36:00Z">
              <w:rPr>
                <w:b/>
                <w:bCs/>
              </w:rPr>
            </w:rPrChange>
          </w:rPr>
          <w:t>Plan of Actions:</w:t>
        </w:r>
      </w:ins>
    </w:p>
    <w:p w14:paraId="7C8C54B3" w14:textId="58F21D93" w:rsidR="00130A63" w:rsidRDefault="00130A63" w:rsidP="0072601D">
      <w:pPr>
        <w:jc w:val="left"/>
        <w:rPr>
          <w:ins w:id="84" w:author="Jiahao XU" w:date="2021-12-14T12:39:00Z"/>
          <w:rFonts w:ascii="Times New Roman" w:hAnsi="Times New Roman" w:cs="Times New Roman"/>
          <w:sz w:val="18"/>
          <w:szCs w:val="18"/>
        </w:rPr>
      </w:pPr>
      <w:ins w:id="85" w:author="Jiahao XU" w:date="2021-12-14T12:39:00Z">
        <w:r w:rsidRPr="00130A63">
          <w:rPr>
            <w:rFonts w:ascii="Times New Roman" w:hAnsi="Times New Roman" w:cs="Times New Roman"/>
            <w:sz w:val="18"/>
            <w:szCs w:val="18"/>
            <w:rPrChange w:id="86" w:author="Jiahao XU" w:date="2021-12-14T12:39:00Z">
              <w:rPr>
                <w:rFonts w:ascii="Times New Roman" w:hAnsi="Times New Roman" w:cs="Times New Roman"/>
                <w:b/>
                <w:bCs/>
                <w:sz w:val="18"/>
                <w:szCs w:val="18"/>
              </w:rPr>
            </w:rPrChange>
          </w:rPr>
          <w:t>The outline of this project will include theses several key steps:</w:t>
        </w:r>
      </w:ins>
    </w:p>
    <w:p w14:paraId="63776E76" w14:textId="0A2CF389" w:rsidR="00012271" w:rsidRPr="00012271" w:rsidRDefault="00130A63">
      <w:pPr>
        <w:pStyle w:val="a3"/>
        <w:numPr>
          <w:ilvl w:val="0"/>
          <w:numId w:val="4"/>
        </w:numPr>
        <w:jc w:val="left"/>
        <w:rPr>
          <w:ins w:id="87" w:author="Jiahao XU" w:date="2021-12-14T12:44:00Z"/>
          <w:rFonts w:ascii="Times New Roman" w:hAnsi="Times New Roman" w:cs="Times New Roman"/>
          <w:sz w:val="18"/>
          <w:szCs w:val="18"/>
          <w:rPrChange w:id="88" w:author="Jiahao XU" w:date="2021-12-14T12:45:00Z">
            <w:rPr>
              <w:ins w:id="89" w:author="Jiahao XU" w:date="2021-12-14T12:44:00Z"/>
            </w:rPr>
          </w:rPrChange>
        </w:rPr>
        <w:pPrChange w:id="90" w:author="Jiahao XU" w:date="2021-12-14T12:45:00Z">
          <w:pPr>
            <w:jc w:val="left"/>
          </w:pPr>
        </w:pPrChange>
      </w:pPr>
      <w:ins w:id="91" w:author="Jiahao XU" w:date="2021-12-14T12:39:00Z">
        <w:r w:rsidRPr="00012271">
          <w:rPr>
            <w:rFonts w:ascii="Times New Roman" w:hAnsi="Times New Roman" w:cs="Times New Roman"/>
            <w:sz w:val="18"/>
            <w:szCs w:val="18"/>
            <w:rPrChange w:id="92" w:author="Jiahao XU" w:date="2021-12-14T12:45:00Z">
              <w:rPr/>
            </w:rPrChange>
          </w:rPr>
          <w:t>Using YOLOv5 to detec</w:t>
        </w:r>
      </w:ins>
      <w:ins w:id="93" w:author="Jiahao XU" w:date="2021-12-14T12:40:00Z">
        <w:r w:rsidRPr="00012271">
          <w:rPr>
            <w:rFonts w:ascii="Times New Roman" w:hAnsi="Times New Roman" w:cs="Times New Roman"/>
            <w:sz w:val="18"/>
            <w:szCs w:val="18"/>
            <w:rPrChange w:id="94" w:author="Jiahao XU" w:date="2021-12-14T12:45:00Z">
              <w:rPr/>
            </w:rPrChange>
          </w:rPr>
          <w:t>t vehicles</w:t>
        </w:r>
      </w:ins>
      <w:ins w:id="95" w:author="Jiahao XU" w:date="2021-12-14T12:43:00Z">
        <w:r w:rsidRPr="00012271">
          <w:rPr>
            <w:rFonts w:ascii="Times New Roman" w:hAnsi="Times New Roman" w:cs="Times New Roman"/>
            <w:sz w:val="18"/>
            <w:szCs w:val="18"/>
            <w:rPrChange w:id="96" w:author="Jiahao XU" w:date="2021-12-14T12:45:00Z">
              <w:rPr/>
            </w:rPrChange>
          </w:rPr>
          <w:t xml:space="preserve"> of each frame</w:t>
        </w:r>
      </w:ins>
    </w:p>
    <w:p w14:paraId="3B2C4BDC" w14:textId="688E7285" w:rsidR="0072601D" w:rsidRDefault="00130A63" w:rsidP="0072601D">
      <w:pPr>
        <w:pStyle w:val="a3"/>
        <w:numPr>
          <w:ilvl w:val="0"/>
          <w:numId w:val="4"/>
        </w:numPr>
        <w:jc w:val="left"/>
        <w:rPr>
          <w:ins w:id="97" w:author="Jiahao XU" w:date="2021-12-14T12:46:00Z"/>
          <w:rFonts w:ascii="Times New Roman" w:hAnsi="Times New Roman" w:cs="Times New Roman"/>
          <w:sz w:val="18"/>
          <w:szCs w:val="18"/>
        </w:rPr>
      </w:pPr>
      <w:ins w:id="98" w:author="Jiahao XU" w:date="2021-12-14T12:43:00Z">
        <w:r w:rsidRPr="00012271">
          <w:rPr>
            <w:rFonts w:ascii="Times New Roman" w:hAnsi="Times New Roman" w:cs="Times New Roman"/>
            <w:sz w:val="18"/>
            <w:szCs w:val="18"/>
            <w:rPrChange w:id="99" w:author="Jiahao XU" w:date="2021-12-14T12:45:00Z">
              <w:rPr/>
            </w:rPrChange>
          </w:rPr>
          <w:t xml:space="preserve">Using Kalman Filter to </w:t>
        </w:r>
      </w:ins>
      <w:ins w:id="100" w:author="Jiahao XU" w:date="2021-12-14T12:45:00Z">
        <w:r w:rsidR="00012271" w:rsidRPr="00012271">
          <w:rPr>
            <w:rFonts w:ascii="Times New Roman" w:hAnsi="Times New Roman" w:cs="Times New Roman"/>
            <w:sz w:val="18"/>
            <w:szCs w:val="18"/>
            <w:rPrChange w:id="101" w:author="Jiahao XU" w:date="2021-12-14T12:45:00Z">
              <w:rPr/>
            </w:rPrChange>
          </w:rPr>
          <w:t>match</w:t>
        </w:r>
      </w:ins>
      <w:ins w:id="102" w:author="Jiahao XU" w:date="2021-12-14T12:43:00Z">
        <w:r w:rsidRPr="00012271">
          <w:rPr>
            <w:rFonts w:ascii="Times New Roman" w:hAnsi="Times New Roman" w:cs="Times New Roman"/>
            <w:sz w:val="18"/>
            <w:szCs w:val="18"/>
            <w:rPrChange w:id="103" w:author="Jiahao XU" w:date="2021-12-14T12:45:00Z">
              <w:rPr/>
            </w:rPrChange>
          </w:rPr>
          <w:t xml:space="preserve"> object</w:t>
        </w:r>
      </w:ins>
      <w:ins w:id="104" w:author="Jiahao XU" w:date="2021-12-14T12:45:00Z">
        <w:r w:rsidR="00012271">
          <w:rPr>
            <w:rFonts w:ascii="Times New Roman" w:hAnsi="Times New Roman" w:cs="Times New Roman"/>
            <w:sz w:val="18"/>
            <w:szCs w:val="18"/>
          </w:rPr>
          <w:t>s</w:t>
        </w:r>
      </w:ins>
      <w:ins w:id="105" w:author="Jiahao XU" w:date="2021-12-14T12:43:00Z">
        <w:r w:rsidRPr="00012271">
          <w:rPr>
            <w:rFonts w:ascii="Times New Roman" w:hAnsi="Times New Roman" w:cs="Times New Roman"/>
            <w:sz w:val="18"/>
            <w:szCs w:val="18"/>
            <w:rPrChange w:id="106" w:author="Jiahao XU" w:date="2021-12-14T12:45:00Z">
              <w:rPr/>
            </w:rPrChange>
          </w:rPr>
          <w:t xml:space="preserve"> in each frame to achieve </w:t>
        </w:r>
      </w:ins>
      <w:ins w:id="107" w:author="Jiahao XU" w:date="2021-12-14T12:47:00Z">
        <w:r w:rsidR="00012271" w:rsidRPr="00012271">
          <w:rPr>
            <w:rFonts w:ascii="Times New Roman" w:hAnsi="Times New Roman" w:cs="Times New Roman"/>
            <w:sz w:val="18"/>
            <w:szCs w:val="18"/>
          </w:rPr>
          <w:t>tracking (</w:t>
        </w:r>
      </w:ins>
      <w:ins w:id="108" w:author="Jiahao XU" w:date="2021-12-14T12:43:00Z">
        <w:r w:rsidRPr="00012271">
          <w:rPr>
            <w:rFonts w:ascii="Times New Roman" w:hAnsi="Times New Roman" w:cs="Times New Roman"/>
            <w:sz w:val="18"/>
            <w:szCs w:val="18"/>
            <w:rPrChange w:id="109" w:author="Jiahao XU" w:date="2021-12-14T12:45:00Z">
              <w:rPr/>
            </w:rPrChange>
          </w:rPr>
          <w:t>D</w:t>
        </w:r>
      </w:ins>
      <w:ins w:id="110" w:author="Jiahao XU" w:date="2021-12-14T12:44:00Z">
        <w:r w:rsidRPr="00012271">
          <w:rPr>
            <w:rFonts w:ascii="Times New Roman" w:hAnsi="Times New Roman" w:cs="Times New Roman"/>
            <w:sz w:val="18"/>
            <w:szCs w:val="18"/>
            <w:rPrChange w:id="111" w:author="Jiahao XU" w:date="2021-12-14T12:45:00Z">
              <w:rPr/>
            </w:rPrChange>
          </w:rPr>
          <w:t xml:space="preserve">eepSORT </w:t>
        </w:r>
        <w:r w:rsidR="00012271" w:rsidRPr="00012271">
          <w:rPr>
            <w:rFonts w:ascii="Times New Roman" w:hAnsi="Times New Roman" w:cs="Times New Roman"/>
            <w:sz w:val="18"/>
            <w:szCs w:val="18"/>
            <w:rPrChange w:id="112" w:author="Jiahao XU" w:date="2021-12-14T12:45:00Z">
              <w:rPr/>
            </w:rPrChange>
          </w:rPr>
          <w:t>algorithm</w:t>
        </w:r>
      </w:ins>
      <w:ins w:id="113" w:author="Jiahao XU" w:date="2021-12-14T12:43:00Z">
        <w:r w:rsidRPr="00012271">
          <w:rPr>
            <w:rFonts w:ascii="Times New Roman" w:hAnsi="Times New Roman" w:cs="Times New Roman"/>
            <w:sz w:val="18"/>
            <w:szCs w:val="18"/>
            <w:rPrChange w:id="114" w:author="Jiahao XU" w:date="2021-12-14T12:45:00Z">
              <w:rPr/>
            </w:rPrChange>
          </w:rPr>
          <w:t>)</w:t>
        </w:r>
      </w:ins>
    </w:p>
    <w:p w14:paraId="406DA75C" w14:textId="17FAAB52" w:rsidR="00012271" w:rsidRDefault="00012271" w:rsidP="0072601D">
      <w:pPr>
        <w:pStyle w:val="a3"/>
        <w:numPr>
          <w:ilvl w:val="0"/>
          <w:numId w:val="4"/>
        </w:numPr>
        <w:jc w:val="left"/>
        <w:rPr>
          <w:ins w:id="115" w:author="Jiahao XU" w:date="2021-12-14T12:48:00Z"/>
          <w:rFonts w:ascii="Times New Roman" w:hAnsi="Times New Roman" w:cs="Times New Roman"/>
          <w:sz w:val="18"/>
          <w:szCs w:val="18"/>
        </w:rPr>
      </w:pPr>
      <w:ins w:id="116" w:author="Jiahao XU" w:date="2021-12-14T12:47:00Z">
        <w:r>
          <w:rPr>
            <w:rFonts w:ascii="Times New Roman" w:hAnsi="Times New Roman" w:cs="Times New Roman"/>
            <w:sz w:val="18"/>
            <w:szCs w:val="18"/>
          </w:rPr>
          <w:t xml:space="preserve">Vehicle counting </w:t>
        </w:r>
      </w:ins>
      <w:ins w:id="117" w:author="Jiahao XU" w:date="2021-12-14T12:48:00Z">
        <w:r>
          <w:rPr>
            <w:rFonts w:ascii="Times New Roman" w:hAnsi="Times New Roman" w:cs="Times New Roman"/>
            <w:sz w:val="18"/>
            <w:szCs w:val="18"/>
          </w:rPr>
          <w:t>based on its category</w:t>
        </w:r>
      </w:ins>
    </w:p>
    <w:p w14:paraId="42E7AE44" w14:textId="77777777" w:rsidR="00012271" w:rsidRDefault="00012271" w:rsidP="0072601D">
      <w:pPr>
        <w:pStyle w:val="a3"/>
        <w:numPr>
          <w:ilvl w:val="0"/>
          <w:numId w:val="4"/>
        </w:numPr>
        <w:jc w:val="left"/>
        <w:rPr>
          <w:ins w:id="118" w:author="Jiahao XU" w:date="2021-12-14T12:48:00Z"/>
          <w:rFonts w:ascii="Times New Roman" w:hAnsi="Times New Roman" w:cs="Times New Roman"/>
          <w:sz w:val="18"/>
          <w:szCs w:val="18"/>
        </w:rPr>
      </w:pPr>
      <w:ins w:id="119" w:author="Jiahao XU" w:date="2021-12-14T12:48:00Z">
        <w:r>
          <w:rPr>
            <w:rFonts w:ascii="Times New Roman" w:hAnsi="Times New Roman" w:cs="Times New Roman"/>
            <w:sz w:val="18"/>
            <w:szCs w:val="18"/>
          </w:rPr>
          <w:t>Velocity estimation</w:t>
        </w:r>
      </w:ins>
    </w:p>
    <w:p w14:paraId="2136358B" w14:textId="294555E2" w:rsidR="00012271" w:rsidRPr="00012271" w:rsidRDefault="00F94C89" w:rsidP="00F94C89">
      <w:pPr>
        <w:pStyle w:val="a3"/>
        <w:numPr>
          <w:ilvl w:val="0"/>
          <w:numId w:val="4"/>
        </w:numPr>
        <w:jc w:val="left"/>
        <w:rPr>
          <w:ins w:id="120" w:author="Jiahao XU" w:date="2021-12-14T12:34:00Z"/>
          <w:rFonts w:ascii="Times New Roman" w:hAnsi="Times New Roman" w:cs="Times New Roman"/>
          <w:sz w:val="18"/>
          <w:szCs w:val="18"/>
          <w:rPrChange w:id="121" w:author="Jiahao XU" w:date="2021-12-14T12:45:00Z">
            <w:rPr>
              <w:ins w:id="122" w:author="Jiahao XU" w:date="2021-12-14T12:34:00Z"/>
            </w:rPr>
          </w:rPrChange>
        </w:rPr>
        <w:pPrChange w:id="123" w:author="Jiahao XU" w:date="2021-12-15T17:39:00Z">
          <w:pPr>
            <w:jc w:val="left"/>
          </w:pPr>
        </w:pPrChange>
      </w:pPr>
      <w:ins w:id="124" w:author="Jiahao XU" w:date="2021-12-15T17:39:00Z">
        <w:r>
          <w:rPr>
            <w:rFonts w:ascii="Times New Roman" w:hAnsi="Times New Roman" w:cs="Times New Roman"/>
            <w:sz w:val="18"/>
            <w:szCs w:val="18"/>
          </w:rPr>
          <w:t>R</w:t>
        </w:r>
      </w:ins>
      <w:ins w:id="125" w:author="Jiahao XU" w:date="2021-12-14T12:49:00Z">
        <w:r w:rsidR="00012271">
          <w:rPr>
            <w:rFonts w:ascii="Times New Roman" w:hAnsi="Times New Roman" w:cs="Times New Roman"/>
            <w:sz w:val="18"/>
            <w:szCs w:val="18"/>
          </w:rPr>
          <w:t xml:space="preserve">egistration number </w:t>
        </w:r>
      </w:ins>
      <w:ins w:id="126" w:author="Jiahao XU" w:date="2021-12-15T17:39:00Z">
        <w:r>
          <w:rPr>
            <w:rFonts w:ascii="Times New Roman" w:hAnsi="Times New Roman" w:cs="Times New Roman"/>
            <w:sz w:val="18"/>
            <w:szCs w:val="18"/>
          </w:rPr>
          <w:t xml:space="preserve">Recognition </w:t>
        </w:r>
      </w:ins>
      <w:ins w:id="127" w:author="Jiahao XU" w:date="2021-12-14T12:49:00Z">
        <w:r w:rsidR="00012271">
          <w:rPr>
            <w:rFonts w:ascii="Times New Roman" w:hAnsi="Times New Roman" w:cs="Times New Roman"/>
            <w:sz w:val="18"/>
            <w:szCs w:val="18"/>
          </w:rPr>
          <w:t>of each vehicle</w:t>
        </w:r>
      </w:ins>
      <w:ins w:id="128" w:author="Jiahao XU" w:date="2021-12-14T12:47:00Z">
        <w:r w:rsidR="00012271">
          <w:rPr>
            <w:rFonts w:ascii="Times New Roman" w:hAnsi="Times New Roman" w:cs="Times New Roman"/>
            <w:sz w:val="18"/>
            <w:szCs w:val="18"/>
          </w:rPr>
          <w:t xml:space="preserve"> </w:t>
        </w:r>
      </w:ins>
    </w:p>
    <w:p w14:paraId="5286EB74" w14:textId="7613FD0A" w:rsidR="0034346E" w:rsidDel="00157929" w:rsidRDefault="0034346E">
      <w:pPr>
        <w:rPr>
          <w:del w:id="129" w:author="Jiahao XU" w:date="2021-12-14T12:49:00Z"/>
          <w:rFonts w:ascii="Times New Roman" w:hAnsi="Times New Roman" w:cs="Times New Roman"/>
          <w:sz w:val="18"/>
          <w:szCs w:val="18"/>
        </w:rPr>
      </w:pPr>
    </w:p>
    <w:p w14:paraId="77DF6323" w14:textId="05D30B84" w:rsidR="00157929" w:rsidRDefault="00157929" w:rsidP="00157929">
      <w:pPr>
        <w:rPr>
          <w:ins w:id="130" w:author="Jiahao XU" w:date="2021-12-14T12:58:00Z"/>
          <w:rFonts w:ascii="Times New Roman" w:hAnsi="Times New Roman" w:cs="Times New Roman"/>
          <w:sz w:val="18"/>
          <w:szCs w:val="18"/>
        </w:rPr>
      </w:pPr>
    </w:p>
    <w:p w14:paraId="0C6D811A" w14:textId="639F3B9A" w:rsidR="00157929" w:rsidRPr="00157929" w:rsidRDefault="00157929">
      <w:pPr>
        <w:jc w:val="left"/>
        <w:rPr>
          <w:ins w:id="131" w:author="Jiahao XU" w:date="2021-12-14T12:58:00Z"/>
          <w:rFonts w:ascii="Times New Roman" w:hAnsi="Times New Roman" w:cs="Times New Roman"/>
          <w:b/>
          <w:bCs/>
          <w:sz w:val="18"/>
          <w:szCs w:val="18"/>
          <w:rPrChange w:id="132" w:author="Jiahao XU" w:date="2021-12-14T12:58:00Z">
            <w:rPr>
              <w:ins w:id="133" w:author="Jiahao XU" w:date="2021-12-14T12:58:00Z"/>
              <w:rFonts w:ascii="Times New Roman" w:hAnsi="Times New Roman" w:cs="Times New Roman"/>
              <w:sz w:val="18"/>
              <w:szCs w:val="18"/>
            </w:rPr>
          </w:rPrChange>
        </w:rPr>
        <w:pPrChange w:id="134" w:author="Jiahao XU" w:date="2021-12-14T12:58:00Z">
          <w:pPr/>
        </w:pPrChange>
      </w:pPr>
      <w:ins w:id="135" w:author="Jiahao XU" w:date="2021-12-14T12:58:00Z">
        <w:r w:rsidRPr="00157929">
          <w:rPr>
            <w:rFonts w:ascii="Times New Roman" w:hAnsi="Times New Roman" w:cs="Times New Roman"/>
            <w:b/>
            <w:bCs/>
            <w:sz w:val="18"/>
            <w:szCs w:val="18"/>
            <w:rPrChange w:id="136" w:author="Jiahao XU" w:date="2021-12-14T12:58:00Z">
              <w:rPr>
                <w:rFonts w:ascii="Times New Roman" w:hAnsi="Times New Roman" w:cs="Times New Roman"/>
                <w:sz w:val="18"/>
                <w:szCs w:val="18"/>
              </w:rPr>
            </w:rPrChange>
          </w:rPr>
          <w:t>YOLO algorithm for object detection</w:t>
        </w:r>
      </w:ins>
    </w:p>
    <w:p w14:paraId="6B9CDC89" w14:textId="326ED40D" w:rsidR="00D8763F" w:rsidRDefault="00927EC4">
      <w:pPr>
        <w:rPr>
          <w:ins w:id="137" w:author="Jiahao XU" w:date="2021-12-14T13:05:00Z"/>
          <w:rFonts w:ascii="Times New Roman" w:hAnsi="Times New Roman" w:cs="Times New Roman"/>
          <w:sz w:val="18"/>
          <w:szCs w:val="18"/>
        </w:rPr>
        <w:pPrChange w:id="138" w:author="Jiahao XU" w:date="2021-12-14T15:32:00Z">
          <w:pPr>
            <w:ind w:firstLine="720"/>
          </w:pPr>
        </w:pPrChange>
      </w:pPr>
      <w:ins w:id="139" w:author="Jiahao XU" w:date="2021-12-14T13:05:00Z">
        <w:r w:rsidRPr="00D74C1E">
          <w:rPr>
            <w:noProof/>
            <w:sz w:val="18"/>
            <w:szCs w:val="18"/>
          </w:rPr>
          <w:drawing>
            <wp:anchor distT="0" distB="0" distL="114300" distR="114300" simplePos="0" relativeHeight="251665408" behindDoc="0" locked="0" layoutInCell="1" allowOverlap="1" wp14:anchorId="1F8FEEEB" wp14:editId="7A510960">
              <wp:simplePos x="0" y="0"/>
              <wp:positionH relativeFrom="margin">
                <wp:align>center</wp:align>
              </wp:positionH>
              <wp:positionV relativeFrom="paragraph">
                <wp:posOffset>701675</wp:posOffset>
              </wp:positionV>
              <wp:extent cx="4213860" cy="2593975"/>
              <wp:effectExtent l="0" t="0" r="0"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13860" cy="2593975"/>
                      </a:xfrm>
                      <a:prstGeom prst="rect">
                        <a:avLst/>
                      </a:prstGeom>
                    </pic:spPr>
                  </pic:pic>
                </a:graphicData>
              </a:graphic>
              <wp14:sizeRelH relativeFrom="page">
                <wp14:pctWidth>0</wp14:pctWidth>
              </wp14:sizeRelH>
              <wp14:sizeRelV relativeFrom="page">
                <wp14:pctHeight>0</wp14:pctHeight>
              </wp14:sizeRelV>
            </wp:anchor>
          </w:drawing>
        </w:r>
      </w:ins>
      <w:ins w:id="140" w:author="Jiahao XU" w:date="2021-12-14T13:00:00Z">
        <w:r w:rsidR="008E0B33" w:rsidRPr="008E0B33">
          <w:rPr>
            <w:rFonts w:ascii="Times New Roman" w:hAnsi="Times New Roman" w:cs="Times New Roman"/>
            <w:sz w:val="18"/>
            <w:szCs w:val="18"/>
          </w:rPr>
          <w:t>YOLO is currently the most widely used image target detection algorithm.</w:t>
        </w:r>
      </w:ins>
      <w:ins w:id="141" w:author="Jiahao XU" w:date="2021-12-14T13:01:00Z">
        <w:r w:rsidR="008E0B33" w:rsidRPr="008E0B33">
          <w:t xml:space="preserve"> </w:t>
        </w:r>
        <w:r w:rsidR="008E0B33" w:rsidRPr="008E0B33">
          <w:rPr>
            <w:rFonts w:ascii="Times New Roman" w:hAnsi="Times New Roman" w:cs="Times New Roman"/>
            <w:sz w:val="18"/>
            <w:szCs w:val="18"/>
          </w:rPr>
          <w:t xml:space="preserve">As the first version of the YOLO series, YOLOv1 pioneered a single-stage algorithm. Compared with </w:t>
        </w:r>
        <w:r w:rsidR="008E0B33">
          <w:rPr>
            <w:rFonts w:ascii="Times New Roman" w:hAnsi="Times New Roman" w:cs="Times New Roman"/>
            <w:sz w:val="18"/>
            <w:szCs w:val="18"/>
          </w:rPr>
          <w:t xml:space="preserve">two-stage algorithms like </w:t>
        </w:r>
        <w:r w:rsidR="008E0B33" w:rsidRPr="008E0B33">
          <w:rPr>
            <w:rFonts w:ascii="Times New Roman" w:hAnsi="Times New Roman" w:cs="Times New Roman"/>
            <w:sz w:val="18"/>
            <w:szCs w:val="18"/>
          </w:rPr>
          <w:t>RCNN</w:t>
        </w:r>
        <w:r w:rsidR="008E0B33">
          <w:rPr>
            <w:rFonts w:ascii="Times New Roman" w:hAnsi="Times New Roman" w:cs="Times New Roman"/>
            <w:sz w:val="18"/>
            <w:szCs w:val="18"/>
          </w:rPr>
          <w:t xml:space="preserve"> series</w:t>
        </w:r>
        <w:r w:rsidR="008E0B33" w:rsidRPr="008E0B33">
          <w:rPr>
            <w:rFonts w:ascii="Times New Roman" w:hAnsi="Times New Roman" w:cs="Times New Roman"/>
            <w:sz w:val="18"/>
            <w:szCs w:val="18"/>
          </w:rPr>
          <w:t>, it greatly shortened the prediction time and made real-time online prediction possible.</w:t>
        </w:r>
        <w:r w:rsidR="008E0B33" w:rsidRPr="008E0B33">
          <w:t xml:space="preserve"> </w:t>
        </w:r>
        <w:r w:rsidR="008E0B33" w:rsidRPr="008E0B33">
          <w:rPr>
            <w:rFonts w:ascii="Times New Roman" w:hAnsi="Times New Roman" w:cs="Times New Roman"/>
            <w:sz w:val="18"/>
            <w:szCs w:val="18"/>
          </w:rPr>
          <w:t>At the same time, because it is a single-stage model, the detection of small targets is not very good, so subsequent models mainly improve it in this respect.</w:t>
        </w:r>
      </w:ins>
    </w:p>
    <w:p w14:paraId="1EDFD8E7" w14:textId="77777777" w:rsidR="004C7EE6" w:rsidRDefault="004C7EE6" w:rsidP="004C7EE6">
      <w:pPr>
        <w:rPr>
          <w:ins w:id="142" w:author="Jiahao XU" w:date="2021-12-15T17:44:00Z"/>
          <w:rFonts w:ascii="Times New Roman" w:hAnsi="Times New Roman" w:cs="Times New Roman" w:hint="eastAsia"/>
          <w:sz w:val="15"/>
          <w:szCs w:val="15"/>
        </w:rPr>
        <w:pPrChange w:id="143" w:author="Jiahao XU" w:date="2021-12-15T17:44:00Z">
          <w:pPr>
            <w:ind w:firstLine="720"/>
            <w:jc w:val="center"/>
          </w:pPr>
        </w:pPrChange>
      </w:pPr>
    </w:p>
    <w:p w14:paraId="1C1F5061" w14:textId="119BBE4A" w:rsidR="00D8763F" w:rsidRPr="004C7EE6" w:rsidRDefault="004C7EE6" w:rsidP="004C7EE6">
      <w:pPr>
        <w:ind w:firstLine="720"/>
        <w:jc w:val="center"/>
        <w:rPr>
          <w:ins w:id="144" w:author="Jiahao XU" w:date="2021-12-14T12:58:00Z"/>
          <w:rFonts w:ascii="Times New Roman" w:hAnsi="Times New Roman" w:cs="Times New Roman"/>
          <w:sz w:val="15"/>
          <w:szCs w:val="15"/>
          <w:rPrChange w:id="145" w:author="Jiahao XU" w:date="2021-12-15T17:44:00Z">
            <w:rPr>
              <w:ins w:id="146" w:author="Jiahao XU" w:date="2021-12-14T12:58:00Z"/>
              <w:rFonts w:ascii="Times New Roman" w:hAnsi="Times New Roman" w:cs="Times New Roman"/>
              <w:sz w:val="18"/>
              <w:szCs w:val="18"/>
            </w:rPr>
          </w:rPrChange>
        </w:rPr>
        <w:pPrChange w:id="147" w:author="Jiahao XU" w:date="2021-12-15T17:44:00Z">
          <w:pPr>
            <w:ind w:firstLine="720"/>
          </w:pPr>
        </w:pPrChange>
      </w:pPr>
      <w:ins w:id="148" w:author="Jiahao XU" w:date="2021-12-15T17:44:00Z">
        <w:r w:rsidRPr="004C7EE6">
          <w:rPr>
            <w:rFonts w:ascii="Times New Roman" w:hAnsi="Times New Roman" w:cs="Times New Roman"/>
            <w:sz w:val="15"/>
            <w:szCs w:val="15"/>
            <w:rPrChange w:id="149" w:author="Jiahao XU" w:date="2021-12-15T17:44:00Z">
              <w:rPr>
                <w:rFonts w:ascii="Times New Roman" w:hAnsi="Times New Roman" w:cs="Times New Roman"/>
                <w:sz w:val="18"/>
                <w:szCs w:val="18"/>
              </w:rPr>
            </w:rPrChange>
          </w:rPr>
          <w:t xml:space="preserve">Fig1. </w:t>
        </w:r>
      </w:ins>
      <w:ins w:id="150" w:author="Jiahao XU" w:date="2021-12-14T13:05:00Z">
        <w:r w:rsidR="00D8763F" w:rsidRPr="004C7EE6">
          <w:rPr>
            <w:rFonts w:ascii="Times New Roman" w:hAnsi="Times New Roman" w:cs="Times New Roman" w:hint="eastAsia"/>
            <w:sz w:val="15"/>
            <w:szCs w:val="15"/>
            <w:rPrChange w:id="151" w:author="Jiahao XU" w:date="2021-12-15T17:44:00Z">
              <w:rPr>
                <w:rFonts w:ascii="Times New Roman" w:hAnsi="Times New Roman" w:cs="Times New Roman" w:hint="eastAsia"/>
                <w:sz w:val="18"/>
                <w:szCs w:val="18"/>
              </w:rPr>
            </w:rPrChange>
          </w:rPr>
          <w:t>Y</w:t>
        </w:r>
        <w:r w:rsidR="00D8763F" w:rsidRPr="004C7EE6">
          <w:rPr>
            <w:rFonts w:ascii="Times New Roman" w:hAnsi="Times New Roman" w:cs="Times New Roman"/>
            <w:sz w:val="15"/>
            <w:szCs w:val="15"/>
            <w:rPrChange w:id="152" w:author="Jiahao XU" w:date="2021-12-15T17:44:00Z">
              <w:rPr>
                <w:rFonts w:ascii="Times New Roman" w:hAnsi="Times New Roman" w:cs="Times New Roman"/>
                <w:sz w:val="18"/>
                <w:szCs w:val="18"/>
              </w:rPr>
            </w:rPrChange>
          </w:rPr>
          <w:t xml:space="preserve">OLO v1 </w:t>
        </w:r>
      </w:ins>
      <w:ins w:id="153" w:author="Jiahao XU" w:date="2021-12-14T13:06:00Z">
        <w:r w:rsidR="00D8763F" w:rsidRPr="004C7EE6">
          <w:rPr>
            <w:rFonts w:ascii="Times New Roman" w:hAnsi="Times New Roman" w:cs="Times New Roman"/>
            <w:sz w:val="15"/>
            <w:szCs w:val="15"/>
            <w:rPrChange w:id="154" w:author="Jiahao XU" w:date="2021-12-15T17:44:00Z">
              <w:rPr>
                <w:rFonts w:ascii="Times New Roman" w:hAnsi="Times New Roman" w:cs="Times New Roman"/>
                <w:sz w:val="18"/>
                <w:szCs w:val="18"/>
              </w:rPr>
            </w:rPrChange>
          </w:rPr>
          <w:t>Object Detection Flow Chart</w:t>
        </w:r>
      </w:ins>
    </w:p>
    <w:p w14:paraId="2F458453" w14:textId="0D01F9F1" w:rsidR="005A7CA2" w:rsidDel="009B6C19" w:rsidRDefault="00D8763F">
      <w:pPr>
        <w:rPr>
          <w:del w:id="155" w:author="Jiahao XU" w:date="2021-12-14T12:49:00Z"/>
          <w:rFonts w:ascii="Times New Roman" w:hAnsi="Times New Roman" w:cs="Times New Roman"/>
          <w:sz w:val="18"/>
          <w:szCs w:val="18"/>
        </w:rPr>
        <w:pPrChange w:id="156" w:author="Jiahao XU" w:date="2021-12-14T15:33:00Z">
          <w:pPr>
            <w:ind w:firstLine="720"/>
          </w:pPr>
        </w:pPrChange>
      </w:pPr>
      <w:ins w:id="157" w:author="Jiahao XU" w:date="2021-12-14T13:07:00Z">
        <w:r w:rsidRPr="00D8763F">
          <w:rPr>
            <w:rFonts w:ascii="Times New Roman" w:hAnsi="Times New Roman" w:cs="Times New Roman"/>
            <w:sz w:val="18"/>
            <w:szCs w:val="18"/>
          </w:rPr>
          <w:t>In the YOLOv1 algorithm, the object detection problem is treated as a regression problem. A convolutional neural network structure can directly predict the bounding box and category probability from the input image.</w:t>
        </w:r>
      </w:ins>
      <w:ins w:id="158" w:author="Jiahao XU" w:date="2021-12-14T13:08:00Z">
        <w:r w:rsidRPr="00D8763F">
          <w:t xml:space="preserve"> </w:t>
        </w:r>
        <w:r w:rsidRPr="00D8763F">
          <w:rPr>
            <w:rFonts w:ascii="Times New Roman" w:hAnsi="Times New Roman" w:cs="Times New Roman"/>
            <w:sz w:val="18"/>
            <w:szCs w:val="18"/>
          </w:rPr>
          <w:t>The algorithm first divides the input image into S×S grids, and then predicts B bounding boxes for each grid, and each bounding box contains 5 predicted values: x, y, w, h and confidence.</w:t>
        </w:r>
      </w:ins>
      <w:ins w:id="159" w:author="Jiahao XU" w:date="2021-12-14T13:09:00Z">
        <w:r w:rsidRPr="00D8763F">
          <w:t xml:space="preserve"> </w:t>
        </w:r>
        <w:r w:rsidRPr="00D8763F">
          <w:rPr>
            <w:rFonts w:ascii="Times New Roman" w:hAnsi="Times New Roman" w:cs="Times New Roman"/>
            <w:sz w:val="18"/>
            <w:szCs w:val="18"/>
          </w:rPr>
          <w:t xml:space="preserve">x, y are the center coordinates of the bounding box and they are aligned with the grid cell (the offset value of the current grid cell), so that their range </w:t>
        </w:r>
      </w:ins>
      <w:ins w:id="160" w:author="Jiahao XU" w:date="2021-12-14T13:40:00Z">
        <w:r w:rsidR="00FC01CB">
          <w:rPr>
            <w:rFonts w:ascii="Times New Roman" w:hAnsi="Times New Roman" w:cs="Times New Roman"/>
            <w:sz w:val="18"/>
            <w:szCs w:val="18"/>
          </w:rPr>
          <w:t>is from</w:t>
        </w:r>
      </w:ins>
      <w:ins w:id="161" w:author="Jiahao XU" w:date="2021-12-14T13:09:00Z">
        <w:r w:rsidRPr="00D8763F">
          <w:rPr>
            <w:rFonts w:ascii="Times New Roman" w:hAnsi="Times New Roman" w:cs="Times New Roman"/>
            <w:sz w:val="18"/>
            <w:szCs w:val="18"/>
          </w:rPr>
          <w:t xml:space="preserve"> 0 to </w:t>
        </w:r>
        <w:r w:rsidRPr="00D8763F">
          <w:rPr>
            <w:rFonts w:ascii="Times New Roman" w:hAnsi="Times New Roman" w:cs="Times New Roman"/>
            <w:sz w:val="18"/>
            <w:szCs w:val="18"/>
          </w:rPr>
          <w:lastRenderedPageBreak/>
          <w:t>1.</w:t>
        </w:r>
      </w:ins>
      <w:ins w:id="162" w:author="Jiahao XU" w:date="2021-12-15T17:42:00Z">
        <w:r w:rsidR="004C7EE6">
          <w:rPr>
            <w:rFonts w:ascii="Times New Roman" w:hAnsi="Times New Roman" w:cs="Times New Roman"/>
            <w:sz w:val="18"/>
            <w:szCs w:val="18"/>
          </w:rPr>
          <w:t xml:space="preserve"> </w:t>
        </w:r>
      </w:ins>
      <w:ins w:id="163" w:author="Jiahao XU" w:date="2021-12-15T18:12:00Z">
        <w:r w:rsidR="000A2914">
          <w:rPr>
            <w:rFonts w:ascii="Times New Roman" w:hAnsi="Times New Roman" w:cs="Times New Roman"/>
            <w:sz w:val="18"/>
            <w:szCs w:val="18"/>
          </w:rPr>
          <w:t>w</w:t>
        </w:r>
      </w:ins>
      <w:ins w:id="164" w:author="Jiahao XU" w:date="2021-12-15T17:42:00Z">
        <w:r w:rsidR="004C7EE6" w:rsidRPr="004C7EE6">
          <w:rPr>
            <w:rFonts w:ascii="Times New Roman" w:hAnsi="Times New Roman" w:cs="Times New Roman"/>
            <w:sz w:val="18"/>
            <w:szCs w:val="18"/>
            <w:rPrChange w:id="165" w:author="Jiahao XU" w:date="2021-12-15T17:42:00Z">
              <w:rPr/>
            </w:rPrChange>
          </w:rPr>
          <w:t xml:space="preserve"> and h are </w:t>
        </w:r>
      </w:ins>
      <w:ins w:id="166" w:author="Jiahao XU" w:date="2021-12-14T13:10:00Z">
        <w:r w:rsidR="009B6C19" w:rsidRPr="009B6C19">
          <w:rPr>
            <w:rFonts w:ascii="Times New Roman" w:hAnsi="Times New Roman" w:cs="Times New Roman"/>
            <w:sz w:val="18"/>
            <w:szCs w:val="18"/>
          </w:rPr>
          <w:t>Normalize</w:t>
        </w:r>
      </w:ins>
      <w:ins w:id="167" w:author="Jiahao XU" w:date="2021-12-15T17:42:00Z">
        <w:r w:rsidR="004C7EE6">
          <w:rPr>
            <w:rFonts w:ascii="Times New Roman" w:hAnsi="Times New Roman" w:cs="Times New Roman"/>
            <w:sz w:val="18"/>
            <w:szCs w:val="18"/>
          </w:rPr>
          <w:t>d</w:t>
        </w:r>
      </w:ins>
      <w:ins w:id="168" w:author="Jiahao XU" w:date="2021-12-14T13:10:00Z">
        <w:r w:rsidR="009B6C19" w:rsidRPr="009B6C19">
          <w:rPr>
            <w:rFonts w:ascii="Times New Roman" w:hAnsi="Times New Roman" w:cs="Times New Roman"/>
            <w:sz w:val="18"/>
            <w:szCs w:val="18"/>
          </w:rPr>
          <w:t xml:space="preserve"> w</w:t>
        </w:r>
      </w:ins>
      <w:ins w:id="169" w:author="Jiahao XU" w:date="2021-12-15T17:42:00Z">
        <w:r w:rsidR="004C7EE6">
          <w:rPr>
            <w:rFonts w:ascii="Times New Roman" w:hAnsi="Times New Roman" w:cs="Times New Roman"/>
            <w:sz w:val="18"/>
            <w:szCs w:val="18"/>
          </w:rPr>
          <w:t>idth</w:t>
        </w:r>
      </w:ins>
      <w:ins w:id="170" w:author="Jiahao XU" w:date="2021-12-14T13:10:00Z">
        <w:r w:rsidR="009B6C19" w:rsidRPr="009B6C19">
          <w:rPr>
            <w:rFonts w:ascii="Times New Roman" w:hAnsi="Times New Roman" w:cs="Times New Roman"/>
            <w:sz w:val="18"/>
            <w:szCs w:val="18"/>
          </w:rPr>
          <w:t xml:space="preserve"> and h</w:t>
        </w:r>
      </w:ins>
      <w:ins w:id="171" w:author="Jiahao XU" w:date="2021-12-15T17:42:00Z">
        <w:r w:rsidR="004C7EE6">
          <w:rPr>
            <w:rFonts w:ascii="Times New Roman" w:hAnsi="Times New Roman" w:cs="Times New Roman"/>
            <w:sz w:val="18"/>
            <w:szCs w:val="18"/>
          </w:rPr>
          <w:t>eight</w:t>
        </w:r>
      </w:ins>
      <w:ins w:id="172" w:author="Jiahao XU" w:date="2021-12-14T13:10:00Z">
        <w:r w:rsidR="009B6C19" w:rsidRPr="009B6C19">
          <w:rPr>
            <w:rFonts w:ascii="Times New Roman" w:hAnsi="Times New Roman" w:cs="Times New Roman"/>
            <w:sz w:val="18"/>
            <w:szCs w:val="18"/>
          </w:rPr>
          <w:t xml:space="preserve"> (divide by the w and h of the image, so that the final w and h are in the range of 0 to 1).</w:t>
        </w:r>
      </w:ins>
      <w:ins w:id="173" w:author="Jiahao XU" w:date="2021-12-14T13:11:00Z">
        <w:r w:rsidR="009B6C19" w:rsidRPr="009B6C19">
          <w:t xml:space="preserve"> </w:t>
        </w:r>
        <w:r w:rsidR="009B6C19" w:rsidRPr="009B6C19">
          <w:rPr>
            <w:rFonts w:ascii="Times New Roman" w:hAnsi="Times New Roman" w:cs="Times New Roman"/>
            <w:sz w:val="18"/>
            <w:szCs w:val="18"/>
          </w:rPr>
          <w:t>Confidence represents the confidence that the predicted box contains the object and the accuracy of this box prediction</w:t>
        </w:r>
        <w:r w:rsidR="009B6C19">
          <w:rPr>
            <w:rFonts w:ascii="Times New Roman" w:hAnsi="Times New Roman" w:cs="Times New Roman"/>
            <w:sz w:val="18"/>
            <w:szCs w:val="18"/>
          </w:rPr>
          <w:t>.</w:t>
        </w:r>
      </w:ins>
    </w:p>
    <w:p w14:paraId="33169BB0" w14:textId="03D992F5" w:rsidR="009B6C19" w:rsidRDefault="009B6C19">
      <w:pPr>
        <w:rPr>
          <w:ins w:id="174" w:author="Jiahao XU" w:date="2021-12-14T13:12:00Z"/>
          <w:rFonts w:ascii="Times New Roman" w:hAnsi="Times New Roman" w:cs="Times New Roman"/>
          <w:sz w:val="18"/>
          <w:szCs w:val="18"/>
        </w:rPr>
        <w:pPrChange w:id="175" w:author="Jiahao XU" w:date="2021-12-14T15:33:00Z">
          <w:pPr>
            <w:ind w:firstLine="720"/>
          </w:pPr>
        </w:pPrChange>
      </w:pPr>
    </w:p>
    <w:p w14:paraId="4CE760D9" w14:textId="74FD8E92" w:rsidR="009B6C19" w:rsidRDefault="009B6C19">
      <w:pPr>
        <w:rPr>
          <w:ins w:id="176" w:author="Jiahao XU" w:date="2021-12-14T13:13:00Z"/>
          <w:rFonts w:ascii="Times New Roman" w:hAnsi="Times New Roman" w:cs="Times New Roman"/>
          <w:sz w:val="18"/>
          <w:szCs w:val="18"/>
        </w:rPr>
        <w:pPrChange w:id="177" w:author="Jiahao XU" w:date="2021-12-14T15:33:00Z">
          <w:pPr>
            <w:ind w:firstLine="720"/>
          </w:pPr>
        </w:pPrChange>
      </w:pPr>
      <w:ins w:id="178" w:author="Jiahao XU" w:date="2021-12-14T13:12:00Z">
        <w:r w:rsidRPr="009B6C19">
          <w:rPr>
            <w:rFonts w:ascii="Times New Roman" w:hAnsi="Times New Roman" w:cs="Times New Roman"/>
            <w:sz w:val="18"/>
            <w:szCs w:val="18"/>
          </w:rPr>
          <w:t xml:space="preserve">YOLOv1 has a poor detection </w:t>
        </w:r>
        <w:r>
          <w:rPr>
            <w:rFonts w:ascii="Times New Roman" w:hAnsi="Times New Roman" w:cs="Times New Roman"/>
            <w:sz w:val="18"/>
            <w:szCs w:val="18"/>
          </w:rPr>
          <w:t>result</w:t>
        </w:r>
        <w:r w:rsidRPr="009B6C19">
          <w:rPr>
            <w:rFonts w:ascii="Times New Roman" w:hAnsi="Times New Roman" w:cs="Times New Roman"/>
            <w:sz w:val="18"/>
            <w:szCs w:val="18"/>
          </w:rPr>
          <w:t xml:space="preserve"> on objects that are very close to each other (the case where they are next to each other and their midpoints fall on the same grid). This is because only two boxes can be predicted in </w:t>
        </w:r>
      </w:ins>
      <w:ins w:id="179" w:author="Jiahao XU" w:date="2021-12-14T13:13:00Z">
        <w:r>
          <w:rPr>
            <w:rFonts w:ascii="Times New Roman" w:hAnsi="Times New Roman" w:cs="Times New Roman"/>
            <w:sz w:val="18"/>
            <w:szCs w:val="18"/>
          </w:rPr>
          <w:t xml:space="preserve">one </w:t>
        </w:r>
      </w:ins>
      <w:ins w:id="180" w:author="Jiahao XU" w:date="2021-12-14T13:12:00Z">
        <w:r w:rsidRPr="009B6C19">
          <w:rPr>
            <w:rFonts w:ascii="Times New Roman" w:hAnsi="Times New Roman" w:cs="Times New Roman"/>
            <w:sz w:val="18"/>
            <w:szCs w:val="18"/>
          </w:rPr>
          <w:t>grid, and they only belong to one type.</w:t>
        </w:r>
      </w:ins>
    </w:p>
    <w:p w14:paraId="4E488ECA" w14:textId="03A3A3A7" w:rsidR="004C7EE6" w:rsidRDefault="004C7EE6" w:rsidP="004C7EE6">
      <w:pPr>
        <w:rPr>
          <w:ins w:id="181" w:author="Jiahao XU" w:date="2021-12-15T17:43:00Z"/>
          <w:rFonts w:ascii="Times New Roman" w:hAnsi="Times New Roman" w:cs="Times New Roman" w:hint="eastAsia"/>
          <w:sz w:val="18"/>
          <w:szCs w:val="18"/>
        </w:rPr>
        <w:pPrChange w:id="182" w:author="Jiahao XU" w:date="2021-12-15T17:45:00Z">
          <w:pPr>
            <w:ind w:firstLine="720"/>
          </w:pPr>
        </w:pPrChange>
      </w:pPr>
      <w:ins w:id="183" w:author="Jiahao XU" w:date="2021-12-14T13:14:00Z">
        <w:r w:rsidRPr="00CE1F83">
          <w:rPr>
            <w:noProof/>
            <w:sz w:val="18"/>
            <w:szCs w:val="18"/>
          </w:rPr>
          <w:drawing>
            <wp:anchor distT="0" distB="0" distL="114300" distR="114300" simplePos="0" relativeHeight="251672576" behindDoc="0" locked="0" layoutInCell="1" allowOverlap="1" wp14:anchorId="5205C931" wp14:editId="72F916CA">
              <wp:simplePos x="0" y="0"/>
              <wp:positionH relativeFrom="margin">
                <wp:align>center</wp:align>
              </wp:positionH>
              <wp:positionV relativeFrom="paragraph">
                <wp:posOffset>196850</wp:posOffset>
              </wp:positionV>
              <wp:extent cx="5274310" cy="2424430"/>
              <wp:effectExtent l="0" t="0" r="2540"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2424430"/>
                      </a:xfrm>
                      <a:prstGeom prst="rect">
                        <a:avLst/>
                      </a:prstGeom>
                    </pic:spPr>
                  </pic:pic>
                </a:graphicData>
              </a:graphic>
              <wp14:sizeRelH relativeFrom="page">
                <wp14:pctWidth>0</wp14:pctWidth>
              </wp14:sizeRelH>
              <wp14:sizeRelV relativeFrom="page">
                <wp14:pctHeight>0</wp14:pctHeight>
              </wp14:sizeRelV>
            </wp:anchor>
          </w:drawing>
        </w:r>
        <w:r w:rsidR="009B6C19" w:rsidRPr="009B6C19">
          <w:rPr>
            <w:rFonts w:ascii="Times New Roman" w:hAnsi="Times New Roman" w:cs="Times New Roman"/>
            <w:sz w:val="18"/>
            <w:szCs w:val="18"/>
          </w:rPr>
          <w:t>YOLOv5 is divided into four parts: Input, Backbone, Neck, and Prediction.</w:t>
        </w:r>
      </w:ins>
    </w:p>
    <w:p w14:paraId="1D754B26" w14:textId="069079B3" w:rsidR="005A7CA2" w:rsidRPr="004C7EE6" w:rsidDel="009B6C19" w:rsidRDefault="004C7EE6" w:rsidP="004C7EE6">
      <w:pPr>
        <w:ind w:left="4320" w:firstLineChars="400" w:firstLine="600"/>
        <w:jc w:val="center"/>
        <w:rPr>
          <w:del w:id="184" w:author="Jiahao XU" w:date="2021-12-14T12:49:00Z"/>
          <w:rFonts w:ascii="Times New Roman" w:hAnsi="Times New Roman" w:cs="Times New Roman" w:hint="eastAsia"/>
          <w:sz w:val="15"/>
          <w:szCs w:val="15"/>
          <w:rPrChange w:id="185" w:author="Jiahao XU" w:date="2021-12-15T17:45:00Z">
            <w:rPr>
              <w:del w:id="186" w:author="Jiahao XU" w:date="2021-12-14T12:49:00Z"/>
              <w:rFonts w:ascii="Times New Roman" w:hAnsi="Times New Roman" w:cs="Times New Roman" w:hint="eastAsia"/>
              <w:sz w:val="18"/>
              <w:szCs w:val="18"/>
            </w:rPr>
          </w:rPrChange>
        </w:rPr>
        <w:pPrChange w:id="187" w:author="Jiahao XU" w:date="2021-12-15T17:45:00Z">
          <w:pPr>
            <w:ind w:firstLine="720"/>
          </w:pPr>
        </w:pPrChange>
      </w:pPr>
      <w:ins w:id="188" w:author="Jiahao XU" w:date="2021-12-15T17:44:00Z">
        <w:r w:rsidRPr="004C7EE6">
          <w:rPr>
            <w:rFonts w:ascii="Times New Roman" w:hAnsi="Times New Roman" w:cs="Times New Roman"/>
            <w:sz w:val="15"/>
            <w:szCs w:val="15"/>
            <w:rPrChange w:id="189" w:author="Jiahao XU" w:date="2021-12-15T17:45:00Z">
              <w:rPr>
                <w:rFonts w:ascii="Times New Roman" w:hAnsi="Times New Roman" w:cs="Times New Roman"/>
                <w:sz w:val="18"/>
                <w:szCs w:val="18"/>
              </w:rPr>
            </w:rPrChange>
          </w:rPr>
          <w:t xml:space="preserve">Fig2. </w:t>
        </w:r>
        <w:r w:rsidRPr="004C7EE6">
          <w:rPr>
            <w:rFonts w:ascii="Times New Roman" w:hAnsi="Times New Roman" w:cs="Times New Roman"/>
            <w:sz w:val="15"/>
            <w:szCs w:val="15"/>
            <w:rPrChange w:id="190" w:author="Jiahao XU" w:date="2021-12-15T17:45:00Z">
              <w:rPr>
                <w:rFonts w:ascii="Times New Roman" w:hAnsi="Times New Roman" w:cs="Times New Roman"/>
                <w:sz w:val="18"/>
                <w:szCs w:val="18"/>
              </w:rPr>
            </w:rPrChange>
          </w:rPr>
          <w:t>YOLOv5 Structure</w:t>
        </w:r>
      </w:ins>
      <w:del w:id="191" w:author="Jiahao XU" w:date="2021-12-14T12:49:00Z">
        <w:r w:rsidR="005A7CA2" w:rsidRPr="009B6C19" w:rsidDel="00291046">
          <w:rPr>
            <w:rFonts w:ascii="Times New Roman" w:hAnsi="Times New Roman" w:cs="Times New Roman"/>
            <w:sz w:val="18"/>
            <w:szCs w:val="18"/>
            <w:rPrChange w:id="192" w:author="Jiahao XU" w:date="2021-12-14T13:14:00Z">
              <w:rPr>
                <w:rFonts w:ascii="Times New Roman" w:hAnsi="Times New Roman" w:cs="Times New Roman"/>
                <w:b/>
                <w:bCs/>
                <w:sz w:val="18"/>
                <w:szCs w:val="18"/>
              </w:rPr>
            </w:rPrChange>
          </w:rPr>
          <w:delText>Introduction</w:delText>
        </w:r>
      </w:del>
    </w:p>
    <w:p w14:paraId="3CE584FA" w14:textId="4AFA5C1F" w:rsidR="009B6C19" w:rsidRDefault="009B6C19" w:rsidP="004C7EE6">
      <w:pPr>
        <w:jc w:val="center"/>
        <w:rPr>
          <w:ins w:id="193" w:author="Jiahao XU" w:date="2021-12-14T13:15:00Z"/>
          <w:rFonts w:ascii="Times New Roman" w:hAnsi="Times New Roman" w:cs="Times New Roman" w:hint="eastAsia"/>
          <w:sz w:val="18"/>
          <w:szCs w:val="18"/>
        </w:rPr>
        <w:pPrChange w:id="194" w:author="Jiahao XU" w:date="2021-12-15T17:45:00Z">
          <w:pPr>
            <w:ind w:firstLine="720"/>
          </w:pPr>
        </w:pPrChange>
      </w:pPr>
    </w:p>
    <w:p w14:paraId="01ACE509" w14:textId="12E347FA" w:rsidR="001919A3" w:rsidRDefault="001919A3">
      <w:pPr>
        <w:rPr>
          <w:ins w:id="195" w:author="Jiahao XU" w:date="2021-12-14T13:15:00Z"/>
          <w:rFonts w:ascii="Times New Roman" w:hAnsi="Times New Roman" w:cs="Times New Roman"/>
          <w:sz w:val="18"/>
          <w:szCs w:val="18"/>
        </w:rPr>
        <w:pPrChange w:id="196" w:author="Jiahao XU" w:date="2021-12-14T15:33:00Z">
          <w:pPr>
            <w:ind w:firstLine="720"/>
          </w:pPr>
        </w:pPrChange>
      </w:pPr>
      <w:ins w:id="197" w:author="Jiahao XU" w:date="2021-12-14T13:15:00Z">
        <w:r w:rsidRPr="001919A3">
          <w:rPr>
            <w:rFonts w:ascii="Times New Roman" w:hAnsi="Times New Roman" w:cs="Times New Roman"/>
            <w:sz w:val="18"/>
            <w:szCs w:val="18"/>
          </w:rPr>
          <w:t>The specific calculation process of YOLOv5 is very complicated.</w:t>
        </w:r>
        <w:r w:rsidRPr="001919A3">
          <w:t xml:space="preserve"> </w:t>
        </w:r>
        <w:r w:rsidRPr="001919A3">
          <w:rPr>
            <w:rFonts w:ascii="Times New Roman" w:hAnsi="Times New Roman" w:cs="Times New Roman"/>
            <w:sz w:val="18"/>
            <w:szCs w:val="18"/>
          </w:rPr>
          <w:t>This project mainly uses YOLOv5 for target detection and does not improve it, so it can be processed as a black box</w:t>
        </w:r>
      </w:ins>
      <w:ins w:id="198" w:author="Jiahao XU" w:date="2021-12-14T15:33:00Z">
        <w:r w:rsidR="00927EC4">
          <w:rPr>
            <w:rFonts w:ascii="Times New Roman" w:hAnsi="Times New Roman" w:cs="Times New Roman"/>
            <w:sz w:val="18"/>
            <w:szCs w:val="18"/>
          </w:rPr>
          <w:t>.</w:t>
        </w:r>
      </w:ins>
    </w:p>
    <w:p w14:paraId="74BA4689" w14:textId="583C170B" w:rsidR="001919A3" w:rsidRDefault="001919A3" w:rsidP="001919A3">
      <w:pPr>
        <w:rPr>
          <w:ins w:id="199" w:author="Jiahao XU" w:date="2021-12-14T13:15:00Z"/>
          <w:rFonts w:ascii="Times New Roman" w:hAnsi="Times New Roman" w:cs="Times New Roman"/>
          <w:sz w:val="18"/>
          <w:szCs w:val="18"/>
        </w:rPr>
      </w:pPr>
    </w:p>
    <w:p w14:paraId="144CE6FA" w14:textId="03CFCB39" w:rsidR="001919A3" w:rsidRPr="00927EC4" w:rsidRDefault="001919A3" w:rsidP="001919A3">
      <w:pPr>
        <w:rPr>
          <w:ins w:id="200" w:author="Jiahao XU" w:date="2021-12-14T13:16:00Z"/>
          <w:rFonts w:ascii="Times New Roman" w:hAnsi="Times New Roman" w:cs="Times New Roman"/>
          <w:b/>
          <w:bCs/>
          <w:sz w:val="18"/>
          <w:szCs w:val="18"/>
          <w:rPrChange w:id="201" w:author="Jiahao XU" w:date="2021-12-14T15:32:00Z">
            <w:rPr>
              <w:ins w:id="202" w:author="Jiahao XU" w:date="2021-12-14T13:16:00Z"/>
              <w:rFonts w:ascii="Times New Roman" w:hAnsi="Times New Roman" w:cs="Times New Roman"/>
              <w:sz w:val="18"/>
              <w:szCs w:val="18"/>
            </w:rPr>
          </w:rPrChange>
        </w:rPr>
      </w:pPr>
      <w:ins w:id="203" w:author="Jiahao XU" w:date="2021-12-14T13:15:00Z">
        <w:r w:rsidRPr="00927EC4">
          <w:rPr>
            <w:rFonts w:ascii="Times New Roman" w:hAnsi="Times New Roman" w:cs="Times New Roman"/>
            <w:b/>
            <w:bCs/>
            <w:sz w:val="18"/>
            <w:szCs w:val="18"/>
            <w:rPrChange w:id="204" w:author="Jiahao XU" w:date="2021-12-14T15:32:00Z">
              <w:rPr>
                <w:rFonts w:ascii="Times New Roman" w:hAnsi="Times New Roman" w:cs="Times New Roman"/>
                <w:sz w:val="18"/>
                <w:szCs w:val="18"/>
              </w:rPr>
            </w:rPrChange>
          </w:rPr>
          <w:t xml:space="preserve">Kalman </w:t>
        </w:r>
      </w:ins>
      <w:ins w:id="205" w:author="Jiahao XU" w:date="2021-12-14T13:25:00Z">
        <w:r w:rsidR="0097631B" w:rsidRPr="00927EC4">
          <w:rPr>
            <w:rFonts w:ascii="Times New Roman" w:hAnsi="Times New Roman" w:cs="Times New Roman"/>
            <w:b/>
            <w:bCs/>
            <w:sz w:val="18"/>
            <w:szCs w:val="18"/>
            <w:rPrChange w:id="206" w:author="Jiahao XU" w:date="2021-12-14T15:32:00Z">
              <w:rPr>
                <w:rFonts w:ascii="Times New Roman" w:hAnsi="Times New Roman" w:cs="Times New Roman"/>
                <w:sz w:val="18"/>
                <w:szCs w:val="18"/>
              </w:rPr>
            </w:rPrChange>
          </w:rPr>
          <w:t>f</w:t>
        </w:r>
      </w:ins>
      <w:ins w:id="207" w:author="Jiahao XU" w:date="2021-12-14T13:15:00Z">
        <w:r w:rsidRPr="00927EC4">
          <w:rPr>
            <w:rFonts w:ascii="Times New Roman" w:hAnsi="Times New Roman" w:cs="Times New Roman"/>
            <w:b/>
            <w:bCs/>
            <w:sz w:val="18"/>
            <w:szCs w:val="18"/>
            <w:rPrChange w:id="208" w:author="Jiahao XU" w:date="2021-12-14T15:32:00Z">
              <w:rPr>
                <w:rFonts w:ascii="Times New Roman" w:hAnsi="Times New Roman" w:cs="Times New Roman"/>
                <w:sz w:val="18"/>
                <w:szCs w:val="18"/>
              </w:rPr>
            </w:rPrChange>
          </w:rPr>
          <w:t xml:space="preserve">ilter </w:t>
        </w:r>
      </w:ins>
      <w:ins w:id="209" w:author="Jiahao XU" w:date="2021-12-14T13:16:00Z">
        <w:r w:rsidRPr="00927EC4">
          <w:rPr>
            <w:rFonts w:ascii="Times New Roman" w:hAnsi="Times New Roman" w:cs="Times New Roman"/>
            <w:b/>
            <w:bCs/>
            <w:sz w:val="18"/>
            <w:szCs w:val="18"/>
            <w:rPrChange w:id="210" w:author="Jiahao XU" w:date="2021-12-14T15:32:00Z">
              <w:rPr>
                <w:rFonts w:ascii="Times New Roman" w:hAnsi="Times New Roman" w:cs="Times New Roman"/>
                <w:sz w:val="18"/>
                <w:szCs w:val="18"/>
              </w:rPr>
            </w:rPrChange>
          </w:rPr>
          <w:t>Based Tracking Algorithms</w:t>
        </w:r>
      </w:ins>
    </w:p>
    <w:p w14:paraId="53698FB8" w14:textId="6E27684D" w:rsidR="001919A3" w:rsidRDefault="001919A3" w:rsidP="00E9508D">
      <w:pPr>
        <w:rPr>
          <w:ins w:id="211" w:author="Jiahao XU" w:date="2021-12-14T13:25:00Z"/>
          <w:rFonts w:ascii="Times New Roman" w:hAnsi="Times New Roman" w:cs="Times New Roman"/>
          <w:sz w:val="18"/>
          <w:szCs w:val="18"/>
        </w:rPr>
      </w:pPr>
      <w:ins w:id="212" w:author="Jiahao XU" w:date="2021-12-14T13:19:00Z">
        <w:r w:rsidRPr="001919A3">
          <w:rPr>
            <w:rFonts w:ascii="Times New Roman" w:hAnsi="Times New Roman" w:cs="Times New Roman"/>
            <w:sz w:val="18"/>
            <w:szCs w:val="18"/>
          </w:rPr>
          <w:t>Object detection algorithms such as YOLO are based on images. For the problem of video-based object tracking,</w:t>
        </w:r>
        <w:r w:rsidR="00E9508D">
          <w:rPr>
            <w:rFonts w:ascii="Times New Roman" w:hAnsi="Times New Roman" w:cs="Times New Roman"/>
            <w:sz w:val="18"/>
            <w:szCs w:val="18"/>
          </w:rPr>
          <w:t xml:space="preserve"> </w:t>
        </w:r>
        <w:r>
          <w:rPr>
            <w:rFonts w:ascii="Times New Roman" w:hAnsi="Times New Roman" w:cs="Times New Roman"/>
            <w:sz w:val="18"/>
            <w:szCs w:val="18"/>
          </w:rPr>
          <w:t>each frame</w:t>
        </w:r>
        <w:r w:rsidRPr="001919A3">
          <w:rPr>
            <w:rFonts w:ascii="Times New Roman" w:hAnsi="Times New Roman" w:cs="Times New Roman"/>
            <w:sz w:val="18"/>
            <w:szCs w:val="18"/>
          </w:rPr>
          <w:t xml:space="preserve"> </w:t>
        </w:r>
      </w:ins>
      <w:ins w:id="213" w:author="Jiahao XU" w:date="2021-12-14T13:23:00Z">
        <w:r w:rsidR="00E9508D" w:rsidRPr="001919A3">
          <w:rPr>
            <w:rFonts w:ascii="Times New Roman" w:hAnsi="Times New Roman" w:cs="Times New Roman"/>
            <w:sz w:val="18"/>
            <w:szCs w:val="18"/>
          </w:rPr>
          <w:t>has</w:t>
        </w:r>
      </w:ins>
      <w:ins w:id="214" w:author="Jiahao XU" w:date="2021-12-14T13:19:00Z">
        <w:r w:rsidRPr="001919A3">
          <w:rPr>
            <w:rFonts w:ascii="Times New Roman" w:hAnsi="Times New Roman" w:cs="Times New Roman"/>
            <w:sz w:val="18"/>
            <w:szCs w:val="18"/>
          </w:rPr>
          <w:t xml:space="preserve"> a certain continuous relationship, and we can regard the previous frame as the prior of the next frame. In this way, the tracking of the object can be realized</w:t>
        </w:r>
      </w:ins>
      <w:ins w:id="215" w:author="Jiahao XU" w:date="2021-12-14T13:24:00Z">
        <w:r w:rsidR="00E9508D">
          <w:rPr>
            <w:rFonts w:ascii="Times New Roman" w:hAnsi="Times New Roman" w:cs="Times New Roman"/>
            <w:sz w:val="18"/>
            <w:szCs w:val="18"/>
          </w:rPr>
          <w:t xml:space="preserve"> using Kalman </w:t>
        </w:r>
      </w:ins>
      <w:ins w:id="216" w:author="Jiahao XU" w:date="2021-12-14T13:25:00Z">
        <w:r w:rsidR="0097631B">
          <w:rPr>
            <w:rFonts w:ascii="Times New Roman" w:hAnsi="Times New Roman" w:cs="Times New Roman"/>
            <w:sz w:val="18"/>
            <w:szCs w:val="18"/>
          </w:rPr>
          <w:t>f</w:t>
        </w:r>
      </w:ins>
      <w:ins w:id="217" w:author="Jiahao XU" w:date="2021-12-14T13:24:00Z">
        <w:r w:rsidR="00E9508D">
          <w:rPr>
            <w:rFonts w:ascii="Times New Roman" w:hAnsi="Times New Roman" w:cs="Times New Roman"/>
            <w:sz w:val="18"/>
            <w:szCs w:val="18"/>
          </w:rPr>
          <w:t>ilter</w:t>
        </w:r>
      </w:ins>
      <w:ins w:id="218" w:author="Jiahao XU" w:date="2021-12-14T13:19:00Z">
        <w:r w:rsidRPr="001919A3">
          <w:rPr>
            <w:rFonts w:ascii="Times New Roman" w:hAnsi="Times New Roman" w:cs="Times New Roman"/>
            <w:sz w:val="18"/>
            <w:szCs w:val="18"/>
          </w:rPr>
          <w:t>, and the classification of the object can be judged more accurately.</w:t>
        </w:r>
      </w:ins>
      <w:ins w:id="219" w:author="Jiahao XU" w:date="2021-12-14T13:20:00Z">
        <w:r w:rsidR="00E9508D">
          <w:rPr>
            <w:rFonts w:ascii="Times New Roman" w:hAnsi="Times New Roman" w:cs="Times New Roman"/>
            <w:sz w:val="18"/>
            <w:szCs w:val="18"/>
          </w:rPr>
          <w:t xml:space="preserve"> The most widely used algorithms are SORT and</w:t>
        </w:r>
      </w:ins>
      <w:ins w:id="220" w:author="Jiahao XU" w:date="2021-12-14T13:23:00Z">
        <w:r w:rsidR="00E9508D">
          <w:rPr>
            <w:rFonts w:ascii="Times New Roman" w:hAnsi="Times New Roman" w:cs="Times New Roman"/>
            <w:sz w:val="18"/>
            <w:szCs w:val="18"/>
          </w:rPr>
          <w:t xml:space="preserve"> DeepSORT.</w:t>
        </w:r>
      </w:ins>
    </w:p>
    <w:p w14:paraId="34427A76" w14:textId="37D89B82" w:rsidR="0097631B" w:rsidRPr="00927EC4" w:rsidRDefault="0097631B" w:rsidP="00E9508D">
      <w:pPr>
        <w:rPr>
          <w:ins w:id="221" w:author="Jiahao XU" w:date="2021-12-14T13:25:00Z"/>
          <w:rFonts w:ascii="Times New Roman" w:hAnsi="Times New Roman" w:cs="Times New Roman"/>
          <w:b/>
          <w:bCs/>
          <w:sz w:val="18"/>
          <w:szCs w:val="18"/>
          <w:rPrChange w:id="222" w:author="Jiahao XU" w:date="2021-12-14T15:32:00Z">
            <w:rPr>
              <w:ins w:id="223" w:author="Jiahao XU" w:date="2021-12-14T13:25:00Z"/>
              <w:rFonts w:ascii="Times New Roman" w:hAnsi="Times New Roman" w:cs="Times New Roman"/>
              <w:sz w:val="18"/>
              <w:szCs w:val="18"/>
            </w:rPr>
          </w:rPrChange>
        </w:rPr>
      </w:pPr>
      <w:ins w:id="224" w:author="Jiahao XU" w:date="2021-12-14T13:25:00Z">
        <w:r w:rsidRPr="00927EC4">
          <w:rPr>
            <w:rFonts w:ascii="Times New Roman" w:hAnsi="Times New Roman" w:cs="Times New Roman"/>
            <w:b/>
            <w:bCs/>
            <w:sz w:val="18"/>
            <w:szCs w:val="18"/>
            <w:rPrChange w:id="225" w:author="Jiahao XU" w:date="2021-12-14T15:32:00Z">
              <w:rPr>
                <w:rFonts w:ascii="Times New Roman" w:hAnsi="Times New Roman" w:cs="Times New Roman"/>
                <w:sz w:val="18"/>
                <w:szCs w:val="18"/>
              </w:rPr>
            </w:rPrChange>
          </w:rPr>
          <w:t>SORT algorithm</w:t>
        </w:r>
      </w:ins>
    </w:p>
    <w:p w14:paraId="0BD2A6B1" w14:textId="52619123" w:rsidR="0097631B" w:rsidRDefault="0097631B">
      <w:pPr>
        <w:rPr>
          <w:ins w:id="226" w:author="Jiahao XU" w:date="2021-12-14T13:26:00Z"/>
          <w:rFonts w:ascii="Times New Roman" w:hAnsi="Times New Roman" w:cs="Times New Roman"/>
          <w:sz w:val="18"/>
          <w:szCs w:val="18"/>
        </w:rPr>
        <w:pPrChange w:id="227" w:author="Jiahao XU" w:date="2021-12-14T15:33:00Z">
          <w:pPr>
            <w:ind w:firstLine="720"/>
          </w:pPr>
        </w:pPrChange>
      </w:pPr>
      <w:ins w:id="228" w:author="Jiahao XU" w:date="2021-12-14T13:25:00Z">
        <w:r w:rsidRPr="0097631B">
          <w:rPr>
            <w:rFonts w:ascii="Times New Roman" w:hAnsi="Times New Roman" w:cs="Times New Roman"/>
            <w:sz w:val="18"/>
            <w:szCs w:val="18"/>
          </w:rPr>
          <w:t>The predecessor of DeepSORT is the SORT algorithm, and the core of the SORT algorithm is the Kalman filter and the Hungarian algorithm.</w:t>
        </w:r>
      </w:ins>
    </w:p>
    <w:p w14:paraId="0409C1F6" w14:textId="79B76E8C" w:rsidR="0097631B" w:rsidRDefault="0097631B">
      <w:pPr>
        <w:rPr>
          <w:ins w:id="229" w:author="Jiahao XU" w:date="2021-12-14T13:29:00Z"/>
          <w:rFonts w:ascii="Times New Roman" w:hAnsi="Times New Roman" w:cs="Times New Roman"/>
          <w:sz w:val="18"/>
          <w:szCs w:val="18"/>
        </w:rPr>
        <w:pPrChange w:id="230" w:author="Jiahao XU" w:date="2021-12-14T13:31:00Z">
          <w:pPr>
            <w:ind w:firstLine="720"/>
          </w:pPr>
        </w:pPrChange>
      </w:pPr>
      <w:ins w:id="231" w:author="Jiahao XU" w:date="2021-12-14T13:26:00Z">
        <w:r w:rsidRPr="0097631B">
          <w:rPr>
            <w:rFonts w:ascii="Times New Roman" w:hAnsi="Times New Roman" w:cs="Times New Roman"/>
            <w:sz w:val="18"/>
            <w:szCs w:val="18"/>
          </w:rPr>
          <w:t xml:space="preserve">Kalman filter: the detection result of the first frame is used to initialize the state variable of the Kalman filter. Then use a series of </w:t>
        </w:r>
        <w:r>
          <w:rPr>
            <w:rFonts w:ascii="Times New Roman" w:hAnsi="Times New Roman" w:cs="Times New Roman"/>
            <w:sz w:val="18"/>
            <w:szCs w:val="18"/>
          </w:rPr>
          <w:t>states</w:t>
        </w:r>
        <w:r w:rsidRPr="0097631B">
          <w:rPr>
            <w:rFonts w:ascii="Times New Roman" w:hAnsi="Times New Roman" w:cs="Times New Roman"/>
            <w:sz w:val="18"/>
            <w:szCs w:val="18"/>
          </w:rPr>
          <w:t xml:space="preserve"> of the current frame to predict the </w:t>
        </w:r>
        <w:r>
          <w:rPr>
            <w:rFonts w:ascii="Times New Roman" w:hAnsi="Times New Roman" w:cs="Times New Roman"/>
            <w:sz w:val="18"/>
            <w:szCs w:val="18"/>
          </w:rPr>
          <w:t>state</w:t>
        </w:r>
        <w:r w:rsidRPr="0097631B">
          <w:rPr>
            <w:rFonts w:ascii="Times New Roman" w:hAnsi="Times New Roman" w:cs="Times New Roman"/>
            <w:sz w:val="18"/>
            <w:szCs w:val="18"/>
          </w:rPr>
          <w:t>s of the next frame.</w:t>
        </w:r>
      </w:ins>
      <w:ins w:id="232" w:author="Jiahao XU" w:date="2021-12-14T13:28:00Z">
        <w:r>
          <w:rPr>
            <w:rFonts w:ascii="Times New Roman" w:hAnsi="Times New Roman" w:cs="Times New Roman"/>
            <w:sz w:val="18"/>
            <w:szCs w:val="18"/>
          </w:rPr>
          <w:t xml:space="preserve"> </w:t>
        </w:r>
      </w:ins>
    </w:p>
    <w:p w14:paraId="5038CD7C" w14:textId="6C3F8505" w:rsidR="00DA2C89" w:rsidDel="00437278" w:rsidRDefault="00437278" w:rsidP="00437278">
      <w:pPr>
        <w:rPr>
          <w:del w:id="233" w:author="Jiahao XU" w:date="2021-12-14T12:49:00Z"/>
          <w:rFonts w:ascii="Times New Roman" w:hAnsi="Times New Roman" w:cs="Times New Roman"/>
          <w:sz w:val="18"/>
          <w:szCs w:val="18"/>
        </w:rPr>
      </w:pPr>
      <w:ins w:id="234" w:author="Jiahao XU" w:date="2021-12-14T13:38:00Z">
        <w:r w:rsidRPr="00F013F7">
          <w:rPr>
            <w:noProof/>
            <w:sz w:val="18"/>
            <w:szCs w:val="18"/>
          </w:rPr>
          <w:drawing>
            <wp:anchor distT="0" distB="0" distL="114300" distR="114300" simplePos="0" relativeHeight="251661312" behindDoc="0" locked="0" layoutInCell="1" allowOverlap="1" wp14:anchorId="5B3486E7" wp14:editId="230CC6D5">
              <wp:simplePos x="0" y="0"/>
              <wp:positionH relativeFrom="margin">
                <wp:align>center</wp:align>
              </wp:positionH>
              <wp:positionV relativeFrom="paragraph">
                <wp:posOffset>471170</wp:posOffset>
              </wp:positionV>
              <wp:extent cx="1466850" cy="240665"/>
              <wp:effectExtent l="0" t="0" r="0" b="698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466850" cy="240665"/>
                      </a:xfrm>
                      <a:prstGeom prst="rect">
                        <a:avLst/>
                      </a:prstGeom>
                    </pic:spPr>
                  </pic:pic>
                </a:graphicData>
              </a:graphic>
              <wp14:sizeRelH relativeFrom="page">
                <wp14:pctWidth>0</wp14:pctWidth>
              </wp14:sizeRelH>
              <wp14:sizeRelV relativeFrom="page">
                <wp14:pctHeight>0</wp14:pctHeight>
              </wp14:sizeRelV>
            </wp:anchor>
          </w:drawing>
        </w:r>
      </w:ins>
      <w:ins w:id="235" w:author="Jiahao XU" w:date="2021-12-14T13:37:00Z">
        <w:r>
          <w:rPr>
            <w:rFonts w:ascii="Times New Roman" w:hAnsi="Times New Roman" w:cs="Times New Roman"/>
            <w:sz w:val="18"/>
            <w:szCs w:val="18"/>
          </w:rPr>
          <w:t>1.</w:t>
        </w:r>
        <w:r w:rsidRPr="00437278">
          <w:rPr>
            <w:rFonts w:ascii="Times New Roman" w:hAnsi="Times New Roman" w:cs="Times New Roman"/>
            <w:sz w:val="18"/>
            <w:szCs w:val="18"/>
          </w:rPr>
          <w:t xml:space="preserve">The setting of SORT for state x is a seven-dimensional vector: x, y coordinates represent the position of the target center, s represents the relative size of the original target frame, r represents the aspect ratio relative to the original target frame, and the last three are </w:t>
        </w:r>
        <w:r>
          <w:rPr>
            <w:rFonts w:ascii="Times New Roman" w:hAnsi="Times New Roman" w:cs="Times New Roman"/>
            <w:sz w:val="18"/>
            <w:szCs w:val="18"/>
          </w:rPr>
          <w:t>h</w:t>
        </w:r>
        <w:r w:rsidRPr="00437278">
          <w:rPr>
            <w:rFonts w:ascii="Times New Roman" w:hAnsi="Times New Roman" w:cs="Times New Roman"/>
            <w:sz w:val="18"/>
            <w:szCs w:val="18"/>
          </w:rPr>
          <w:t xml:space="preserve">orizontal, vertical, and scale </w:t>
        </w:r>
        <w:r>
          <w:rPr>
            <w:rFonts w:ascii="Times New Roman" w:hAnsi="Times New Roman" w:cs="Times New Roman"/>
            <w:sz w:val="18"/>
            <w:szCs w:val="18"/>
          </w:rPr>
          <w:t xml:space="preserve">changing </w:t>
        </w:r>
        <w:r w:rsidRPr="00437278">
          <w:rPr>
            <w:rFonts w:ascii="Times New Roman" w:hAnsi="Times New Roman" w:cs="Times New Roman"/>
            <w:sz w:val="18"/>
            <w:szCs w:val="18"/>
          </w:rPr>
          <w:t>rate</w:t>
        </w:r>
      </w:ins>
      <w:ins w:id="236" w:author="Jiahao XU" w:date="2021-12-14T13:38:00Z">
        <w:r>
          <w:rPr>
            <w:rFonts w:ascii="Times New Roman" w:hAnsi="Times New Roman" w:cs="Times New Roman"/>
            <w:sz w:val="18"/>
            <w:szCs w:val="18"/>
          </w:rPr>
          <w:t>, which are</w:t>
        </w:r>
      </w:ins>
      <w:ins w:id="237" w:author="Jiahao XU" w:date="2021-12-14T13:37:00Z">
        <w:r w:rsidRPr="00437278">
          <w:rPr>
            <w:rFonts w:ascii="Times New Roman" w:hAnsi="Times New Roman" w:cs="Times New Roman"/>
            <w:sz w:val="18"/>
            <w:szCs w:val="18"/>
          </w:rPr>
          <w:t xml:space="preserve"> initialized to 0</w:t>
        </w:r>
      </w:ins>
      <w:ins w:id="238" w:author="Jiahao XU" w:date="2021-12-15T17:48:00Z">
        <w:r w:rsidR="000671D3">
          <w:rPr>
            <w:rFonts w:ascii="Times New Roman" w:hAnsi="Times New Roman" w:cs="Times New Roman"/>
            <w:sz w:val="18"/>
            <w:szCs w:val="18"/>
          </w:rPr>
          <w:t>.</w:t>
        </w:r>
      </w:ins>
      <w:del w:id="239" w:author="Jiahao XU" w:date="2021-12-03T22:17:00Z">
        <w:r w:rsidR="005665DE" w:rsidRPr="00893CF6" w:rsidDel="001B748D">
          <w:rPr>
            <w:rFonts w:ascii="Times New Roman" w:hAnsi="Times New Roman" w:cs="Times New Roman"/>
            <w:sz w:val="18"/>
            <w:szCs w:val="18"/>
          </w:rPr>
          <w:delText>Pinhole camera is a probabilistic sensor model because all the sensors have the noise</w:delText>
        </w:r>
        <w:r w:rsidR="00E96F22" w:rsidDel="001B748D">
          <w:rPr>
            <w:rFonts w:ascii="Times New Roman" w:hAnsi="Times New Roman" w:cs="Times New Roman" w:hint="eastAsia"/>
            <w:sz w:val="18"/>
            <w:szCs w:val="18"/>
          </w:rPr>
          <w:delText xml:space="preserve"> during</w:delText>
        </w:r>
        <w:r w:rsidR="005665DE" w:rsidRPr="00893CF6" w:rsidDel="001B748D">
          <w:rPr>
            <w:rFonts w:ascii="Times New Roman" w:hAnsi="Times New Roman" w:cs="Times New Roman"/>
            <w:sz w:val="18"/>
            <w:szCs w:val="18"/>
          </w:rPr>
          <w:delText xml:space="preserve"> measuring</w:delText>
        </w:r>
        <w:r w:rsidR="00E96F22" w:rsidDel="001B748D">
          <w:rPr>
            <w:rFonts w:ascii="Times New Roman" w:hAnsi="Times New Roman" w:cs="Times New Roman" w:hint="eastAsia"/>
            <w:sz w:val="18"/>
            <w:szCs w:val="18"/>
          </w:rPr>
          <w:delText xml:space="preserve"> the target</w:delText>
        </w:r>
        <w:r w:rsidR="005665DE" w:rsidRPr="00893CF6" w:rsidDel="001B748D">
          <w:rPr>
            <w:rFonts w:ascii="Times New Roman" w:hAnsi="Times New Roman" w:cs="Times New Roman"/>
            <w:sz w:val="18"/>
            <w:szCs w:val="18"/>
          </w:rPr>
          <w:delText xml:space="preserve">. When the target is inside the Field of View, the sensor can get the position of </w:delText>
        </w:r>
        <w:r w:rsidR="00301FA0" w:rsidRPr="00893CF6" w:rsidDel="001B748D">
          <w:rPr>
            <w:rFonts w:ascii="Times New Roman" w:hAnsi="Times New Roman" w:cs="Times New Roman"/>
            <w:sz w:val="18"/>
            <w:szCs w:val="18"/>
          </w:rPr>
          <w:delText>it</w:delText>
        </w:r>
        <w:r w:rsidR="00E96F22" w:rsidDel="001B748D">
          <w:rPr>
            <w:rFonts w:ascii="Times New Roman" w:hAnsi="Times New Roman" w:cs="Times New Roman" w:hint="eastAsia"/>
            <w:sz w:val="18"/>
            <w:szCs w:val="18"/>
          </w:rPr>
          <w:delText>. However,</w:delText>
        </w:r>
        <w:r w:rsidR="00E96F22" w:rsidRPr="00893CF6" w:rsidDel="001B748D">
          <w:rPr>
            <w:rFonts w:ascii="Times New Roman" w:hAnsi="Times New Roman" w:cs="Times New Roman"/>
            <w:sz w:val="18"/>
            <w:szCs w:val="18"/>
          </w:rPr>
          <w:delText xml:space="preserve"> </w:delText>
        </w:r>
        <w:r w:rsidR="00ED74ED" w:rsidRPr="00893CF6" w:rsidDel="001B748D">
          <w:rPr>
            <w:rFonts w:ascii="Times New Roman" w:hAnsi="Times New Roman" w:cs="Times New Roman"/>
            <w:sz w:val="18"/>
            <w:szCs w:val="18"/>
          </w:rPr>
          <w:delText xml:space="preserve">since </w:delText>
        </w:r>
        <w:r w:rsidR="00D92D81" w:rsidRPr="00893CF6" w:rsidDel="001B748D">
          <w:rPr>
            <w:rFonts w:ascii="Times New Roman" w:hAnsi="Times New Roman" w:cs="Times New Roman"/>
            <w:sz w:val="18"/>
            <w:szCs w:val="18"/>
          </w:rPr>
          <w:delText>the sensor model</w:delText>
        </w:r>
        <w:r w:rsidR="005665DE" w:rsidRPr="00893CF6" w:rsidDel="001B748D">
          <w:rPr>
            <w:rFonts w:ascii="Times New Roman" w:hAnsi="Times New Roman" w:cs="Times New Roman"/>
            <w:sz w:val="18"/>
            <w:szCs w:val="18"/>
          </w:rPr>
          <w:delText xml:space="preserve"> has a Gaussian Noise</w:delText>
        </w:r>
        <w:r w:rsidR="00E96F22" w:rsidDel="001B748D">
          <w:rPr>
            <w:rFonts w:ascii="Times New Roman" w:hAnsi="Times New Roman" w:cs="Times New Roman" w:hint="eastAsia"/>
            <w:sz w:val="18"/>
            <w:szCs w:val="18"/>
          </w:rPr>
          <w:delText xml:space="preserve">, </w:delText>
        </w:r>
        <w:r w:rsidR="00ED74ED" w:rsidRPr="00893CF6" w:rsidDel="001B748D">
          <w:rPr>
            <w:rFonts w:ascii="Times New Roman" w:hAnsi="Times New Roman" w:cs="Times New Roman"/>
            <w:sz w:val="18"/>
            <w:szCs w:val="18"/>
          </w:rPr>
          <w:delText>the detected result is not the true value</w:delText>
        </w:r>
        <w:r w:rsidR="00E96F22" w:rsidDel="001B748D">
          <w:rPr>
            <w:rFonts w:ascii="Times New Roman" w:hAnsi="Times New Roman" w:cs="Times New Roman" w:hint="eastAsia"/>
            <w:sz w:val="18"/>
            <w:szCs w:val="18"/>
          </w:rPr>
          <w:delText>. I</w:delText>
        </w:r>
        <w:r w:rsidR="00BD46F1" w:rsidRPr="00893CF6" w:rsidDel="001B748D">
          <w:rPr>
            <w:rFonts w:ascii="Times New Roman" w:hAnsi="Times New Roman" w:cs="Times New Roman"/>
            <w:sz w:val="18"/>
            <w:szCs w:val="18"/>
          </w:rPr>
          <w:delText>n</w:delText>
        </w:r>
        <w:r w:rsidR="00D92D81" w:rsidRPr="00893CF6" w:rsidDel="001B748D">
          <w:rPr>
            <w:rFonts w:ascii="Times New Roman" w:hAnsi="Times New Roman" w:cs="Times New Roman"/>
            <w:sz w:val="18"/>
            <w:szCs w:val="18"/>
          </w:rPr>
          <w:delText xml:space="preserve"> some specific cases</w:delText>
        </w:r>
        <w:r w:rsidR="00E96F22" w:rsidDel="001B748D">
          <w:rPr>
            <w:rFonts w:ascii="Times New Roman" w:hAnsi="Times New Roman" w:cs="Times New Roman" w:hint="eastAsia"/>
            <w:sz w:val="18"/>
            <w:szCs w:val="18"/>
          </w:rPr>
          <w:delText xml:space="preserve">, </w:delText>
        </w:r>
        <w:r w:rsidR="00ED74ED" w:rsidRPr="00893CF6" w:rsidDel="001B748D">
          <w:rPr>
            <w:rFonts w:ascii="Times New Roman" w:hAnsi="Times New Roman" w:cs="Times New Roman"/>
            <w:sz w:val="18"/>
            <w:szCs w:val="18"/>
          </w:rPr>
          <w:delText xml:space="preserve">the sensor even </w:delText>
        </w:r>
        <w:r w:rsidR="00722968" w:rsidRPr="00893CF6" w:rsidDel="001B748D">
          <w:rPr>
            <w:rFonts w:ascii="Times New Roman" w:hAnsi="Times New Roman" w:cs="Times New Roman"/>
            <w:sz w:val="18"/>
            <w:szCs w:val="18"/>
          </w:rPr>
          <w:delText>has</w:delText>
        </w:r>
        <w:r w:rsidR="00ED74ED" w:rsidRPr="00893CF6" w:rsidDel="001B748D">
          <w:rPr>
            <w:rFonts w:ascii="Times New Roman" w:hAnsi="Times New Roman" w:cs="Times New Roman"/>
            <w:sz w:val="18"/>
            <w:szCs w:val="18"/>
          </w:rPr>
          <w:delText xml:space="preserve"> a bias</w:delText>
        </w:r>
        <w:r w:rsidR="00D92D81" w:rsidRPr="00893CF6" w:rsidDel="001B748D">
          <w:rPr>
            <w:rFonts w:ascii="Times New Roman" w:hAnsi="Times New Roman" w:cs="Times New Roman"/>
            <w:sz w:val="18"/>
            <w:szCs w:val="18"/>
          </w:rPr>
          <w:delText xml:space="preserve"> which will need to be issued </w:delText>
        </w:r>
        <w:r w:rsidR="00C31ABD" w:rsidRPr="00893CF6" w:rsidDel="001B748D">
          <w:rPr>
            <w:rFonts w:ascii="Times New Roman" w:hAnsi="Times New Roman" w:cs="Times New Roman"/>
            <w:sz w:val="18"/>
            <w:szCs w:val="18"/>
          </w:rPr>
          <w:delText>using specific methods.</w:delText>
        </w:r>
        <w:r w:rsidR="005665DE" w:rsidRPr="00893CF6" w:rsidDel="001B748D">
          <w:rPr>
            <w:rFonts w:ascii="Times New Roman" w:hAnsi="Times New Roman" w:cs="Times New Roman"/>
            <w:sz w:val="18"/>
            <w:szCs w:val="18"/>
          </w:rPr>
          <w:delText xml:space="preserve"> When the target is outside the Field of View, the sensor </w:delText>
        </w:r>
        <w:r w:rsidR="00ED74ED" w:rsidRPr="00893CF6" w:rsidDel="001B748D">
          <w:rPr>
            <w:rFonts w:ascii="Times New Roman" w:hAnsi="Times New Roman" w:cs="Times New Roman"/>
            <w:sz w:val="18"/>
            <w:szCs w:val="18"/>
          </w:rPr>
          <w:delText>cannot</w:delText>
        </w:r>
        <w:r w:rsidR="005665DE" w:rsidRPr="00893CF6" w:rsidDel="001B748D">
          <w:rPr>
            <w:rFonts w:ascii="Times New Roman" w:hAnsi="Times New Roman" w:cs="Times New Roman"/>
            <w:sz w:val="18"/>
            <w:szCs w:val="18"/>
          </w:rPr>
          <w:delText xml:space="preserve"> get the measurement of the target. </w:delText>
        </w:r>
        <w:r w:rsidR="00301FA0" w:rsidRPr="00893CF6" w:rsidDel="001B748D">
          <w:rPr>
            <w:rFonts w:ascii="Times New Roman" w:hAnsi="Times New Roman" w:cs="Times New Roman"/>
            <w:sz w:val="18"/>
            <w:szCs w:val="18"/>
          </w:rPr>
          <w:delText>So,</w:delText>
        </w:r>
        <w:r w:rsidR="005665DE" w:rsidRPr="00893CF6" w:rsidDel="001B748D">
          <w:rPr>
            <w:rFonts w:ascii="Times New Roman" w:hAnsi="Times New Roman" w:cs="Times New Roman"/>
            <w:sz w:val="18"/>
            <w:szCs w:val="18"/>
          </w:rPr>
          <w:delText xml:space="preserve"> the outline of the </w:delText>
        </w:r>
        <w:r w:rsidR="00ED74ED" w:rsidRPr="00893CF6" w:rsidDel="001B748D">
          <w:rPr>
            <w:rFonts w:ascii="Times New Roman" w:hAnsi="Times New Roman" w:cs="Times New Roman"/>
            <w:sz w:val="18"/>
            <w:szCs w:val="18"/>
          </w:rPr>
          <w:delText>midterm</w:delText>
        </w:r>
        <w:r w:rsidR="005665DE" w:rsidRPr="00893CF6" w:rsidDel="001B748D">
          <w:rPr>
            <w:rFonts w:ascii="Times New Roman" w:hAnsi="Times New Roman" w:cs="Times New Roman"/>
            <w:sz w:val="18"/>
            <w:szCs w:val="18"/>
          </w:rPr>
          <w:delText xml:space="preserve"> project is to simulate a moving target, and then </w:delText>
        </w:r>
        <w:r w:rsidR="00C31ABD" w:rsidRPr="00893CF6" w:rsidDel="001B748D">
          <w:rPr>
            <w:rFonts w:ascii="Times New Roman" w:hAnsi="Times New Roman" w:cs="Times New Roman"/>
            <w:sz w:val="18"/>
            <w:szCs w:val="18"/>
          </w:rPr>
          <w:delText>doing the</w:delText>
        </w:r>
        <w:r w:rsidR="005665DE" w:rsidRPr="00893CF6" w:rsidDel="001B748D">
          <w:rPr>
            <w:rFonts w:ascii="Times New Roman" w:hAnsi="Times New Roman" w:cs="Times New Roman"/>
            <w:sz w:val="18"/>
            <w:szCs w:val="18"/>
          </w:rPr>
          <w:delText xml:space="preserve"> control</w:delText>
        </w:r>
        <w:r w:rsidR="00C31ABD" w:rsidRPr="00893CF6" w:rsidDel="001B748D">
          <w:rPr>
            <w:rFonts w:ascii="Times New Roman" w:hAnsi="Times New Roman" w:cs="Times New Roman"/>
            <w:sz w:val="18"/>
            <w:szCs w:val="18"/>
          </w:rPr>
          <w:delText xml:space="preserve"> of </w:delText>
        </w:r>
        <w:r w:rsidR="005665DE" w:rsidRPr="00893CF6" w:rsidDel="001B748D">
          <w:rPr>
            <w:rFonts w:ascii="Times New Roman" w:hAnsi="Times New Roman" w:cs="Times New Roman"/>
            <w:sz w:val="18"/>
            <w:szCs w:val="18"/>
          </w:rPr>
          <w:delText>the yaw and roll angel to make sure the target is always inside the Field of View.</w:delText>
        </w:r>
      </w:del>
    </w:p>
    <w:p w14:paraId="4D642EB7" w14:textId="0BD82609" w:rsidR="005665DE" w:rsidDel="00437278" w:rsidRDefault="005665DE" w:rsidP="00437278">
      <w:pPr>
        <w:rPr>
          <w:del w:id="240" w:author="Jiahao XU" w:date="2021-12-14T12:49:00Z"/>
          <w:rFonts w:ascii="Times New Roman" w:hAnsi="Times New Roman" w:cs="Times New Roman"/>
          <w:b/>
          <w:bCs/>
          <w:sz w:val="18"/>
          <w:szCs w:val="18"/>
        </w:rPr>
      </w:pPr>
    </w:p>
    <w:p w14:paraId="5C2DB1E7" w14:textId="77777777" w:rsidR="00437278" w:rsidRDefault="00437278" w:rsidP="00437278">
      <w:pPr>
        <w:rPr>
          <w:ins w:id="241" w:author="Jiahao XU" w:date="2021-12-14T13:39:00Z"/>
          <w:rFonts w:ascii="Times New Roman" w:hAnsi="Times New Roman" w:cs="Times New Roman"/>
          <w:b/>
          <w:bCs/>
          <w:sz w:val="18"/>
          <w:szCs w:val="18"/>
        </w:rPr>
      </w:pPr>
    </w:p>
    <w:p w14:paraId="0EFD1F78" w14:textId="77777777" w:rsidR="00437278" w:rsidRDefault="00437278" w:rsidP="00437278">
      <w:pPr>
        <w:rPr>
          <w:ins w:id="242" w:author="Jiahao XU" w:date="2021-12-14T13:39:00Z"/>
          <w:rFonts w:ascii="Times New Roman" w:hAnsi="Times New Roman" w:cs="Times New Roman"/>
          <w:sz w:val="18"/>
          <w:szCs w:val="18"/>
        </w:rPr>
      </w:pPr>
    </w:p>
    <w:p w14:paraId="7CD6DD50" w14:textId="0E632D90" w:rsidR="005665DE" w:rsidDel="00FC01CB" w:rsidRDefault="00437278" w:rsidP="00437278">
      <w:pPr>
        <w:rPr>
          <w:del w:id="243" w:author="Jiahao XU" w:date="2021-12-14T12:23:00Z"/>
          <w:rFonts w:ascii="Times New Roman" w:hAnsi="Times New Roman" w:cs="Times New Roman"/>
          <w:sz w:val="18"/>
          <w:szCs w:val="18"/>
        </w:rPr>
      </w:pPr>
      <w:ins w:id="244" w:author="Jiahao XU" w:date="2021-12-14T13:39:00Z">
        <w:r w:rsidRPr="00437278">
          <w:rPr>
            <w:rFonts w:ascii="Times New Roman" w:hAnsi="Times New Roman" w:cs="Times New Roman"/>
            <w:sz w:val="18"/>
            <w:szCs w:val="18"/>
            <w:rPrChange w:id="245" w:author="Jiahao XU" w:date="2021-12-14T13:39:00Z">
              <w:rPr>
                <w:rFonts w:ascii="Times New Roman" w:hAnsi="Times New Roman" w:cs="Times New Roman"/>
                <w:b/>
                <w:bCs/>
                <w:sz w:val="18"/>
                <w:szCs w:val="18"/>
              </w:rPr>
            </w:rPrChange>
          </w:rPr>
          <w:t xml:space="preserve">2. For the Detection based Tracking framework, the next frame can be used as the detection result, so </w:t>
        </w:r>
      </w:ins>
      <w:ins w:id="246" w:author="Jiahao XU" w:date="2021-12-14T13:40:00Z">
        <w:r w:rsidR="00FC01CB">
          <w:rPr>
            <w:rFonts w:ascii="Times New Roman" w:hAnsi="Times New Roman" w:cs="Times New Roman"/>
            <w:sz w:val="18"/>
            <w:szCs w:val="18"/>
          </w:rPr>
          <w:t>when using</w:t>
        </w:r>
      </w:ins>
      <w:ins w:id="247" w:author="Jiahao XU" w:date="2021-12-14T13:39:00Z">
        <w:r w:rsidRPr="00437278">
          <w:rPr>
            <w:rFonts w:ascii="Times New Roman" w:hAnsi="Times New Roman" w:cs="Times New Roman"/>
            <w:sz w:val="18"/>
            <w:szCs w:val="18"/>
            <w:rPrChange w:id="248" w:author="Jiahao XU" w:date="2021-12-14T13:39:00Z">
              <w:rPr>
                <w:rFonts w:ascii="Times New Roman" w:hAnsi="Times New Roman" w:cs="Times New Roman"/>
                <w:b/>
                <w:bCs/>
                <w:sz w:val="18"/>
                <w:szCs w:val="18"/>
              </w:rPr>
            </w:rPrChange>
          </w:rPr>
          <w:t xml:space="preserve"> the Kalman filter, the detection result plays the role of the observation</w:t>
        </w:r>
      </w:ins>
      <w:ins w:id="249" w:author="Jiahao XU" w:date="2021-12-15T17:48:00Z">
        <w:r w:rsidR="000671D3">
          <w:rPr>
            <w:rFonts w:ascii="Times New Roman" w:hAnsi="Times New Roman" w:cs="Times New Roman"/>
            <w:sz w:val="18"/>
            <w:szCs w:val="18"/>
          </w:rPr>
          <w:t>.</w:t>
        </w:r>
      </w:ins>
      <w:del w:id="250" w:author="Jiahao XU" w:date="2021-12-14T12:23:00Z">
        <w:r w:rsidR="005665DE" w:rsidRPr="00437278" w:rsidDel="0034346E">
          <w:rPr>
            <w:rFonts w:ascii="Times New Roman" w:hAnsi="Times New Roman" w:cs="Times New Roman"/>
            <w:sz w:val="18"/>
            <w:szCs w:val="18"/>
            <w:rPrChange w:id="251" w:author="Jiahao XU" w:date="2021-12-14T13:39:00Z">
              <w:rPr>
                <w:rFonts w:ascii="Times New Roman" w:hAnsi="Times New Roman" w:cs="Times New Roman"/>
                <w:b/>
                <w:bCs/>
                <w:sz w:val="18"/>
                <w:szCs w:val="18"/>
              </w:rPr>
            </w:rPrChange>
          </w:rPr>
          <w:delText>Target Simulation</w:delText>
        </w:r>
      </w:del>
    </w:p>
    <w:p w14:paraId="26FB3580" w14:textId="77777777" w:rsidR="00FC01CB" w:rsidRPr="00437278" w:rsidRDefault="00FC01CB" w:rsidP="00FC01CB">
      <w:pPr>
        <w:rPr>
          <w:ins w:id="252" w:author="Jiahao XU" w:date="2021-12-14T13:41:00Z"/>
          <w:rFonts w:ascii="Times New Roman" w:hAnsi="Times New Roman" w:cs="Times New Roman"/>
          <w:sz w:val="18"/>
          <w:szCs w:val="18"/>
          <w:rPrChange w:id="253" w:author="Jiahao XU" w:date="2021-12-14T13:39:00Z">
            <w:rPr>
              <w:ins w:id="254" w:author="Jiahao XU" w:date="2021-12-14T13:41:00Z"/>
              <w:rFonts w:ascii="Times New Roman" w:hAnsi="Times New Roman" w:cs="Times New Roman"/>
              <w:b/>
              <w:bCs/>
              <w:sz w:val="18"/>
              <w:szCs w:val="18"/>
            </w:rPr>
          </w:rPrChange>
        </w:rPr>
      </w:pPr>
    </w:p>
    <w:p w14:paraId="0A948C0A" w14:textId="3364281B" w:rsidR="0010528F" w:rsidDel="00FC01CB" w:rsidRDefault="00FC01CB" w:rsidP="00437278">
      <w:pPr>
        <w:rPr>
          <w:del w:id="255" w:author="Jiahao XU" w:date="2021-12-14T12:23:00Z"/>
          <w:rFonts w:ascii="Times New Roman" w:hAnsi="Times New Roman" w:cs="Times New Roman"/>
          <w:sz w:val="18"/>
          <w:szCs w:val="18"/>
        </w:rPr>
      </w:pPr>
      <w:ins w:id="256" w:author="Jiahao XU" w:date="2021-12-14T13:41:00Z">
        <w:r w:rsidRPr="00F013F7">
          <w:rPr>
            <w:noProof/>
            <w:sz w:val="18"/>
            <w:szCs w:val="18"/>
          </w:rPr>
          <w:drawing>
            <wp:anchor distT="0" distB="0" distL="114300" distR="114300" simplePos="0" relativeHeight="251662336" behindDoc="0" locked="0" layoutInCell="1" allowOverlap="1" wp14:anchorId="44ADF26D" wp14:editId="3C930954">
              <wp:simplePos x="0" y="0"/>
              <wp:positionH relativeFrom="margin">
                <wp:align>center</wp:align>
              </wp:positionH>
              <wp:positionV relativeFrom="paragraph">
                <wp:posOffset>355600</wp:posOffset>
              </wp:positionV>
              <wp:extent cx="2346960" cy="706755"/>
              <wp:effectExtent l="0" t="0" r="0"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46960" cy="7067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18"/>
            <w:szCs w:val="18"/>
          </w:rPr>
          <w:t xml:space="preserve">3. </w:t>
        </w:r>
        <w:r w:rsidRPr="00FC01CB">
          <w:rPr>
            <w:rFonts w:ascii="Times New Roman" w:hAnsi="Times New Roman" w:cs="Times New Roman"/>
            <w:sz w:val="18"/>
            <w:szCs w:val="18"/>
          </w:rPr>
          <w:t>The setting of each covariance parameter use</w:t>
        </w:r>
      </w:ins>
      <w:ins w:id="257" w:author="Jiahao XU" w:date="2021-12-15T17:48:00Z">
        <w:r w:rsidR="000671D3">
          <w:rPr>
            <w:rFonts w:ascii="Times New Roman" w:hAnsi="Times New Roman" w:cs="Times New Roman"/>
            <w:sz w:val="18"/>
            <w:szCs w:val="18"/>
          </w:rPr>
          <w:t>s</w:t>
        </w:r>
      </w:ins>
      <w:ins w:id="258" w:author="Jiahao XU" w:date="2021-12-14T13:41:00Z">
        <w:r w:rsidRPr="00FC01CB">
          <w:rPr>
            <w:rFonts w:ascii="Times New Roman" w:hAnsi="Times New Roman" w:cs="Times New Roman"/>
            <w:sz w:val="18"/>
            <w:szCs w:val="18"/>
          </w:rPr>
          <w:t xml:space="preserve"> empirical parameters. For each covariance of Kalman filter, the initial state is:</w:t>
        </w:r>
      </w:ins>
      <w:del w:id="259" w:author="Jiahao XU" w:date="2021-12-14T12:23:00Z">
        <w:r w:rsidR="00301FA0" w:rsidRPr="00893CF6" w:rsidDel="0034346E">
          <w:rPr>
            <w:rFonts w:ascii="Times New Roman" w:hAnsi="Times New Roman" w:cs="Times New Roman"/>
            <w:sz w:val="18"/>
            <w:szCs w:val="18"/>
          </w:rPr>
          <w:delText>Firs</w:delText>
        </w:r>
        <w:r w:rsidR="00E96F22" w:rsidDel="0034346E">
          <w:rPr>
            <w:rFonts w:ascii="Times New Roman" w:hAnsi="Times New Roman" w:cs="Times New Roman" w:hint="eastAsia"/>
            <w:sz w:val="18"/>
            <w:szCs w:val="18"/>
          </w:rPr>
          <w:delText>t of all, the goal is to simulate the target</w:delText>
        </w:r>
        <w:r w:rsidR="00C31ABD" w:rsidRPr="00893CF6" w:rsidDel="0034346E">
          <w:rPr>
            <w:rFonts w:ascii="Times New Roman" w:hAnsi="Times New Roman" w:cs="Times New Roman"/>
            <w:sz w:val="18"/>
            <w:szCs w:val="18"/>
          </w:rPr>
          <w:delText xml:space="preserve">. There </w:delText>
        </w:r>
        <w:r w:rsidR="004849AB" w:rsidDel="0034346E">
          <w:rPr>
            <w:rFonts w:ascii="Times New Roman" w:hAnsi="Times New Roman" w:cs="Times New Roman" w:hint="eastAsia"/>
            <w:sz w:val="18"/>
            <w:szCs w:val="18"/>
          </w:rPr>
          <w:delText>is</w:delText>
        </w:r>
        <w:r w:rsidR="004849AB" w:rsidDel="0034346E">
          <w:rPr>
            <w:rFonts w:ascii="Times New Roman" w:hAnsi="Times New Roman" w:cs="Times New Roman"/>
            <w:sz w:val="18"/>
            <w:szCs w:val="18"/>
          </w:rPr>
          <w:delText xml:space="preserve"> a</w:delText>
        </w:r>
        <w:r w:rsidR="00301FA0" w:rsidRPr="00893CF6" w:rsidDel="0034346E">
          <w:rPr>
            <w:rFonts w:ascii="Times New Roman" w:hAnsi="Times New Roman" w:cs="Times New Roman"/>
            <w:sz w:val="18"/>
            <w:szCs w:val="18"/>
          </w:rPr>
          <w:delText xml:space="preserve"> physical model that the accelerator and the angular accelerator </w:delText>
        </w:r>
        <w:r w:rsidR="00E96F22" w:rsidDel="0034346E">
          <w:rPr>
            <w:rFonts w:ascii="Times New Roman" w:hAnsi="Times New Roman" w:cs="Times New Roman" w:hint="eastAsia"/>
            <w:sz w:val="18"/>
            <w:szCs w:val="18"/>
          </w:rPr>
          <w:delText>are</w:delText>
        </w:r>
        <w:r w:rsidR="00301FA0" w:rsidRPr="00893CF6" w:rsidDel="0034346E">
          <w:rPr>
            <w:rFonts w:ascii="Times New Roman" w:hAnsi="Times New Roman" w:cs="Times New Roman"/>
            <w:sz w:val="18"/>
            <w:szCs w:val="18"/>
          </w:rPr>
          <w:delText xml:space="preserve"> the input</w:delText>
        </w:r>
        <w:r w:rsidR="00E96F22" w:rsidDel="0034346E">
          <w:rPr>
            <w:rFonts w:ascii="Times New Roman" w:hAnsi="Times New Roman" w:cs="Times New Roman" w:hint="eastAsia"/>
            <w:sz w:val="18"/>
            <w:szCs w:val="18"/>
          </w:rPr>
          <w:delText>. T</w:delText>
        </w:r>
        <w:r w:rsidR="00301FA0" w:rsidRPr="00893CF6" w:rsidDel="0034346E">
          <w:rPr>
            <w:rFonts w:ascii="Times New Roman" w:hAnsi="Times New Roman" w:cs="Times New Roman"/>
            <w:sz w:val="18"/>
            <w:szCs w:val="18"/>
          </w:rPr>
          <w:delText>hus</w:delText>
        </w:r>
      </w:del>
      <w:ins w:id="260" w:author="王宇涵" w:date="2021-11-21T16:43:00Z">
        <w:del w:id="261" w:author="Jiahao XU" w:date="2021-12-14T12:23:00Z">
          <w:r w:rsidR="00E96F22" w:rsidDel="0034346E">
            <w:rPr>
              <w:rFonts w:ascii="Times New Roman" w:hAnsi="Times New Roman" w:cs="Times New Roman" w:hint="eastAsia"/>
              <w:sz w:val="18"/>
              <w:szCs w:val="18"/>
            </w:rPr>
            <w:delText>,</w:delText>
          </w:r>
        </w:del>
      </w:ins>
      <w:del w:id="262" w:author="Jiahao XU" w:date="2021-12-14T12:23:00Z">
        <w:r w:rsidR="00301FA0" w:rsidRPr="00893CF6" w:rsidDel="0034346E">
          <w:rPr>
            <w:rFonts w:ascii="Times New Roman" w:hAnsi="Times New Roman" w:cs="Times New Roman"/>
            <w:sz w:val="18"/>
            <w:szCs w:val="18"/>
          </w:rPr>
          <w:delText xml:space="preserve"> according to the Newton Second Law</w:delText>
        </w:r>
        <w:r w:rsidR="00E96F22" w:rsidDel="0034346E">
          <w:rPr>
            <w:rFonts w:ascii="Times New Roman" w:hAnsi="Times New Roman" w:cs="Times New Roman" w:hint="eastAsia"/>
            <w:sz w:val="18"/>
            <w:szCs w:val="18"/>
          </w:rPr>
          <w:delText>,</w:delText>
        </w:r>
        <w:r w:rsidR="00301FA0" w:rsidRPr="00893CF6" w:rsidDel="0034346E">
          <w:rPr>
            <w:rFonts w:ascii="Times New Roman" w:hAnsi="Times New Roman" w:cs="Times New Roman"/>
            <w:sz w:val="18"/>
            <w:szCs w:val="18"/>
          </w:rPr>
          <w:delText xml:space="preserve"> </w:delText>
        </w:r>
        <w:r w:rsidR="00C31ABD" w:rsidRPr="00893CF6" w:rsidDel="0034346E">
          <w:rPr>
            <w:rFonts w:ascii="Times New Roman" w:hAnsi="Times New Roman" w:cs="Times New Roman"/>
            <w:sz w:val="18"/>
            <w:szCs w:val="18"/>
          </w:rPr>
          <w:delText>this model can calculate out</w:delText>
        </w:r>
        <w:r w:rsidR="00301FA0" w:rsidRPr="00893CF6" w:rsidDel="0034346E">
          <w:rPr>
            <w:rFonts w:ascii="Times New Roman" w:hAnsi="Times New Roman" w:cs="Times New Roman"/>
            <w:sz w:val="18"/>
            <w:szCs w:val="18"/>
          </w:rPr>
          <w:delText xml:space="preserve"> the position in x-y coordinate, velocity and the heading angel. </w:delText>
        </w:r>
        <w:r w:rsidR="00C31ABD" w:rsidRPr="00893CF6" w:rsidDel="0034346E">
          <w:rPr>
            <w:rFonts w:ascii="Times New Roman" w:hAnsi="Times New Roman" w:cs="Times New Roman"/>
            <w:sz w:val="18"/>
            <w:szCs w:val="18"/>
          </w:rPr>
          <w:delText xml:space="preserve">The details </w:delText>
        </w:r>
        <w:r w:rsidR="00E96F22" w:rsidDel="0034346E">
          <w:rPr>
            <w:rFonts w:ascii="Times New Roman" w:hAnsi="Times New Roman" w:cs="Times New Roman" w:hint="eastAsia"/>
            <w:sz w:val="18"/>
            <w:szCs w:val="18"/>
          </w:rPr>
          <w:delText xml:space="preserve">are </w:delText>
        </w:r>
        <w:r w:rsidR="00BD46F1" w:rsidRPr="00893CF6" w:rsidDel="0034346E">
          <w:rPr>
            <w:rFonts w:ascii="Times New Roman" w:hAnsi="Times New Roman" w:cs="Times New Roman"/>
            <w:sz w:val="18"/>
            <w:szCs w:val="18"/>
          </w:rPr>
          <w:delText>show</w:delText>
        </w:r>
        <w:r w:rsidR="00E96F22" w:rsidDel="0034346E">
          <w:rPr>
            <w:rFonts w:ascii="Times New Roman" w:hAnsi="Times New Roman" w:cs="Times New Roman" w:hint="eastAsia"/>
            <w:sz w:val="18"/>
            <w:szCs w:val="18"/>
          </w:rPr>
          <w:delText>n</w:delText>
        </w:r>
        <w:r w:rsidR="00301FA0" w:rsidRPr="00893CF6" w:rsidDel="0034346E">
          <w:rPr>
            <w:rFonts w:ascii="Times New Roman" w:hAnsi="Times New Roman" w:cs="Times New Roman"/>
            <w:sz w:val="18"/>
            <w:szCs w:val="18"/>
          </w:rPr>
          <w:delText xml:space="preserve"> in Figure 1 and Figure 2.</w:delText>
        </w:r>
        <w:r w:rsidR="0010528F" w:rsidDel="0034346E">
          <w:rPr>
            <w:rFonts w:ascii="Times New Roman" w:hAnsi="Times New Roman" w:cs="Times New Roman"/>
            <w:sz w:val="18"/>
            <w:szCs w:val="18"/>
          </w:rPr>
          <w:delText>The</w:delText>
        </w:r>
      </w:del>
    </w:p>
    <w:p w14:paraId="5ADCDA26" w14:textId="66369806" w:rsidR="00FC01CB" w:rsidRPr="00893CF6" w:rsidRDefault="00FC01CB">
      <w:pPr>
        <w:rPr>
          <w:ins w:id="263" w:author="Jiahao XU" w:date="2021-12-14T13:41:00Z"/>
          <w:rFonts w:ascii="Times New Roman" w:hAnsi="Times New Roman" w:cs="Times New Roman"/>
          <w:sz w:val="18"/>
          <w:szCs w:val="18"/>
        </w:rPr>
        <w:pPrChange w:id="264" w:author="Jiahao XU" w:date="2021-12-14T13:37:00Z">
          <w:pPr>
            <w:ind w:firstLine="720"/>
          </w:pPr>
        </w:pPrChange>
      </w:pPr>
    </w:p>
    <w:p w14:paraId="04BFE9F2" w14:textId="47A1D889" w:rsidR="00301FA0" w:rsidDel="00FC01CB" w:rsidRDefault="00301FA0" w:rsidP="00437278">
      <w:pPr>
        <w:rPr>
          <w:del w:id="265" w:author="Jiahao XU" w:date="2021-12-14T12:23:00Z"/>
          <w:rFonts w:ascii="Times New Roman" w:hAnsi="Times New Roman" w:cs="Times New Roman"/>
          <w:sz w:val="18"/>
          <w:szCs w:val="18"/>
        </w:rPr>
      </w:pPr>
      <w:del w:id="266" w:author="Jiahao XU" w:date="2021-12-03T22:23:00Z">
        <w:r w:rsidRPr="00893CF6" w:rsidDel="00114596">
          <w:rPr>
            <w:rFonts w:ascii="Times New Roman" w:hAnsi="Times New Roman" w:cs="Times New Roman"/>
            <w:noProof/>
            <w:sz w:val="18"/>
            <w:szCs w:val="18"/>
          </w:rPr>
          <w:drawing>
            <wp:anchor distT="0" distB="0" distL="114300" distR="114300" simplePos="0" relativeHeight="251658240" behindDoc="0" locked="0" layoutInCell="1" allowOverlap="1" wp14:anchorId="2590A6F1" wp14:editId="4095B574">
              <wp:simplePos x="0" y="0"/>
              <wp:positionH relativeFrom="margin">
                <wp:align>center</wp:align>
              </wp:positionH>
              <wp:positionV relativeFrom="paragraph">
                <wp:posOffset>7620</wp:posOffset>
              </wp:positionV>
              <wp:extent cx="2450465" cy="1882775"/>
              <wp:effectExtent l="0" t="0" r="6985" b="3175"/>
              <wp:wrapSquare wrapText="bothSides"/>
              <wp:docPr id="1"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2450465" cy="1882775"/>
                      </a:xfrm>
                      <a:prstGeom prst="rect">
                        <a:avLst/>
                      </a:prstGeom>
                    </pic:spPr>
                  </pic:pic>
                </a:graphicData>
              </a:graphic>
              <wp14:sizeRelH relativeFrom="page">
                <wp14:pctWidth>0</wp14:pctWidth>
              </wp14:sizeRelH>
              <wp14:sizeRelV relativeFrom="page">
                <wp14:pctHeight>0</wp14:pctHeight>
              </wp14:sizeRelV>
            </wp:anchor>
          </w:drawing>
        </w:r>
      </w:del>
    </w:p>
    <w:p w14:paraId="26FCE320" w14:textId="556CB099" w:rsidR="00FC01CB" w:rsidRDefault="00FC01CB" w:rsidP="00FC01CB">
      <w:pPr>
        <w:rPr>
          <w:ins w:id="267" w:author="Jiahao XU" w:date="2021-12-14T13:42:00Z"/>
          <w:rFonts w:ascii="Times New Roman" w:hAnsi="Times New Roman" w:cs="Times New Roman"/>
          <w:sz w:val="18"/>
          <w:szCs w:val="18"/>
        </w:rPr>
      </w:pPr>
    </w:p>
    <w:p w14:paraId="45BFD398" w14:textId="08834169" w:rsidR="00FC01CB" w:rsidRDefault="00FC01CB" w:rsidP="00FC01CB">
      <w:pPr>
        <w:rPr>
          <w:ins w:id="268" w:author="Jiahao XU" w:date="2021-12-14T13:42:00Z"/>
          <w:rFonts w:ascii="Times New Roman" w:hAnsi="Times New Roman" w:cs="Times New Roman"/>
          <w:sz w:val="18"/>
          <w:szCs w:val="18"/>
        </w:rPr>
      </w:pPr>
    </w:p>
    <w:p w14:paraId="2E71201A" w14:textId="5898C965" w:rsidR="00FC01CB" w:rsidRDefault="00FC01CB" w:rsidP="00FC01CB">
      <w:pPr>
        <w:rPr>
          <w:ins w:id="269" w:author="Jiahao XU" w:date="2021-12-14T13:42:00Z"/>
          <w:rFonts w:ascii="Times New Roman" w:hAnsi="Times New Roman" w:cs="Times New Roman"/>
          <w:sz w:val="18"/>
          <w:szCs w:val="18"/>
        </w:rPr>
      </w:pPr>
    </w:p>
    <w:p w14:paraId="1D98FC9C" w14:textId="6F81940D" w:rsidR="00301FA0" w:rsidDel="00FC01CB" w:rsidRDefault="00FC01CB" w:rsidP="00FC01CB">
      <w:pPr>
        <w:rPr>
          <w:del w:id="270" w:author="Jiahao XU" w:date="2021-12-14T12:23:00Z"/>
          <w:rFonts w:ascii="Times New Roman" w:hAnsi="Times New Roman" w:cs="Times New Roman"/>
          <w:sz w:val="18"/>
          <w:szCs w:val="18"/>
        </w:rPr>
      </w:pPr>
      <w:ins w:id="271" w:author="Jiahao XU" w:date="2021-12-14T13:43:00Z">
        <w:r w:rsidRPr="00FC01CB">
          <w:rPr>
            <w:rFonts w:ascii="Times New Roman" w:hAnsi="Times New Roman" w:cs="Times New Roman"/>
            <w:sz w:val="18"/>
            <w:szCs w:val="18"/>
          </w:rPr>
          <w:t>It can be seen that the uncertainty of speed is greater than the uncertainty of position.</w:t>
        </w:r>
      </w:ins>
    </w:p>
    <w:p w14:paraId="5919B473" w14:textId="77777777" w:rsidR="00FC01CB" w:rsidRDefault="00FC01CB" w:rsidP="00437278">
      <w:pPr>
        <w:rPr>
          <w:ins w:id="272" w:author="Jiahao XU" w:date="2021-12-14T13:44:00Z"/>
          <w:rFonts w:ascii="Times New Roman" w:hAnsi="Times New Roman" w:cs="Times New Roman"/>
          <w:sz w:val="18"/>
          <w:szCs w:val="18"/>
        </w:rPr>
      </w:pPr>
    </w:p>
    <w:p w14:paraId="5A1DD0F7" w14:textId="043A1AFD" w:rsidR="00FC01CB" w:rsidRDefault="00FC01CB" w:rsidP="00FC01CB">
      <w:pPr>
        <w:rPr>
          <w:ins w:id="273" w:author="Jiahao XU" w:date="2021-12-14T13:44:00Z"/>
          <w:rFonts w:ascii="Times New Roman" w:hAnsi="Times New Roman" w:cs="Times New Roman"/>
          <w:sz w:val="18"/>
          <w:szCs w:val="18"/>
        </w:rPr>
      </w:pPr>
      <w:ins w:id="274" w:author="Jiahao XU" w:date="2021-12-14T13:44:00Z">
        <w:r>
          <w:rPr>
            <w:rFonts w:ascii="Times New Roman" w:hAnsi="Times New Roman" w:cs="Times New Roman"/>
            <w:sz w:val="18"/>
            <w:szCs w:val="18"/>
          </w:rPr>
          <w:lastRenderedPageBreak/>
          <w:t xml:space="preserve">4. </w:t>
        </w:r>
        <w:r w:rsidRPr="00FC01CB">
          <w:rPr>
            <w:rFonts w:ascii="Times New Roman" w:hAnsi="Times New Roman" w:cs="Times New Roman"/>
            <w:sz w:val="18"/>
            <w:szCs w:val="18"/>
          </w:rPr>
          <w:t>The next step is to determine the motion form and conversion matrix. Both SORT and DeepSORT are based on the assumption of uniform motion:</w:t>
        </w:r>
      </w:ins>
    </w:p>
    <w:p w14:paraId="4E997561" w14:textId="442A12D5" w:rsidR="00FC01CB" w:rsidRPr="00893CF6" w:rsidRDefault="00FC01CB" w:rsidP="00FC01CB">
      <w:pPr>
        <w:rPr>
          <w:ins w:id="275" w:author="Jiahao XU" w:date="2021-12-14T13:44:00Z"/>
          <w:rFonts w:ascii="Times New Roman" w:hAnsi="Times New Roman" w:cs="Times New Roman"/>
          <w:sz w:val="18"/>
          <w:szCs w:val="18"/>
        </w:rPr>
      </w:pPr>
      <w:ins w:id="276" w:author="Jiahao XU" w:date="2021-12-14T13:44:00Z">
        <w:r w:rsidRPr="008C49EB">
          <w:rPr>
            <w:noProof/>
            <w:sz w:val="18"/>
            <w:szCs w:val="18"/>
          </w:rPr>
          <w:drawing>
            <wp:anchor distT="0" distB="0" distL="114300" distR="114300" simplePos="0" relativeHeight="251663360" behindDoc="0" locked="0" layoutInCell="1" allowOverlap="1" wp14:anchorId="358AABE6" wp14:editId="4BB25CD2">
              <wp:simplePos x="0" y="0"/>
              <wp:positionH relativeFrom="margin">
                <wp:align>center</wp:align>
              </wp:positionH>
              <wp:positionV relativeFrom="paragraph">
                <wp:posOffset>-635</wp:posOffset>
              </wp:positionV>
              <wp:extent cx="3615055" cy="2559050"/>
              <wp:effectExtent l="0" t="0" r="4445"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15055" cy="2559050"/>
                      </a:xfrm>
                      <a:prstGeom prst="rect">
                        <a:avLst/>
                      </a:prstGeom>
                    </pic:spPr>
                  </pic:pic>
                </a:graphicData>
              </a:graphic>
              <wp14:sizeRelH relativeFrom="page">
                <wp14:pctWidth>0</wp14:pctWidth>
              </wp14:sizeRelH>
              <wp14:sizeRelV relativeFrom="page">
                <wp14:pctHeight>0</wp14:pctHeight>
              </wp14:sizeRelV>
            </wp:anchor>
          </w:drawing>
        </w:r>
      </w:ins>
    </w:p>
    <w:p w14:paraId="0FE030AA" w14:textId="12FB4017" w:rsidR="005665DE" w:rsidDel="00D0002F" w:rsidRDefault="005665DE" w:rsidP="00437278">
      <w:pPr>
        <w:rPr>
          <w:del w:id="277" w:author="Jiahao XU" w:date="2021-12-14T12:23:00Z"/>
          <w:rFonts w:ascii="Times New Roman" w:hAnsi="Times New Roman" w:cs="Times New Roman"/>
          <w:sz w:val="18"/>
          <w:szCs w:val="18"/>
        </w:rPr>
      </w:pPr>
    </w:p>
    <w:p w14:paraId="4BD65E7D" w14:textId="5EEC2CD3" w:rsidR="00D0002F" w:rsidRDefault="00D0002F" w:rsidP="00D0002F">
      <w:pPr>
        <w:rPr>
          <w:ins w:id="278" w:author="Jiahao XU" w:date="2021-12-14T13:46:00Z"/>
          <w:rFonts w:ascii="Times New Roman" w:hAnsi="Times New Roman" w:cs="Times New Roman"/>
          <w:sz w:val="18"/>
          <w:szCs w:val="18"/>
        </w:rPr>
      </w:pPr>
    </w:p>
    <w:p w14:paraId="258079E3" w14:textId="4E3DB86A" w:rsidR="00D0002F" w:rsidRDefault="00D0002F" w:rsidP="00D0002F">
      <w:pPr>
        <w:rPr>
          <w:ins w:id="279" w:author="Jiahao XU" w:date="2021-12-14T13:46:00Z"/>
          <w:rFonts w:ascii="Times New Roman" w:hAnsi="Times New Roman" w:cs="Times New Roman"/>
          <w:sz w:val="18"/>
          <w:szCs w:val="18"/>
        </w:rPr>
      </w:pPr>
    </w:p>
    <w:p w14:paraId="30D88D4E" w14:textId="269D70B7" w:rsidR="00D0002F" w:rsidRDefault="00D0002F" w:rsidP="00D0002F">
      <w:pPr>
        <w:rPr>
          <w:ins w:id="280" w:author="Jiahao XU" w:date="2021-12-14T13:46:00Z"/>
          <w:rFonts w:ascii="Times New Roman" w:hAnsi="Times New Roman" w:cs="Times New Roman"/>
          <w:sz w:val="18"/>
          <w:szCs w:val="18"/>
        </w:rPr>
      </w:pPr>
    </w:p>
    <w:p w14:paraId="00F9D92D" w14:textId="34BECBFC" w:rsidR="00D0002F" w:rsidRDefault="00D0002F" w:rsidP="00D0002F">
      <w:pPr>
        <w:rPr>
          <w:ins w:id="281" w:author="Jiahao XU" w:date="2021-12-14T13:46:00Z"/>
          <w:rFonts w:ascii="Times New Roman" w:hAnsi="Times New Roman" w:cs="Times New Roman"/>
          <w:sz w:val="18"/>
          <w:szCs w:val="18"/>
        </w:rPr>
      </w:pPr>
    </w:p>
    <w:p w14:paraId="16A4495B" w14:textId="3CE5FD18" w:rsidR="00D0002F" w:rsidRDefault="00D0002F" w:rsidP="00D0002F">
      <w:pPr>
        <w:rPr>
          <w:ins w:id="282" w:author="Jiahao XU" w:date="2021-12-14T13:46:00Z"/>
          <w:rFonts w:ascii="Times New Roman" w:hAnsi="Times New Roman" w:cs="Times New Roman"/>
          <w:sz w:val="18"/>
          <w:szCs w:val="18"/>
        </w:rPr>
      </w:pPr>
    </w:p>
    <w:p w14:paraId="5E2B47ED" w14:textId="337D4D75" w:rsidR="00D0002F" w:rsidRDefault="00D0002F" w:rsidP="00D0002F">
      <w:pPr>
        <w:rPr>
          <w:ins w:id="283" w:author="Jiahao XU" w:date="2021-12-14T13:46:00Z"/>
          <w:rFonts w:ascii="Times New Roman" w:hAnsi="Times New Roman" w:cs="Times New Roman"/>
          <w:sz w:val="18"/>
          <w:szCs w:val="18"/>
        </w:rPr>
      </w:pPr>
    </w:p>
    <w:p w14:paraId="6911501A" w14:textId="0C154107" w:rsidR="00D0002F" w:rsidRDefault="00D0002F" w:rsidP="00D0002F">
      <w:pPr>
        <w:rPr>
          <w:ins w:id="284" w:author="Jiahao XU" w:date="2021-12-14T13:46:00Z"/>
          <w:rFonts w:ascii="Times New Roman" w:hAnsi="Times New Roman" w:cs="Times New Roman"/>
          <w:sz w:val="18"/>
          <w:szCs w:val="18"/>
        </w:rPr>
      </w:pPr>
    </w:p>
    <w:p w14:paraId="266C5321" w14:textId="52BA4CA3" w:rsidR="00D0002F" w:rsidRDefault="00D0002F" w:rsidP="00D0002F">
      <w:pPr>
        <w:rPr>
          <w:ins w:id="285" w:author="Jiahao XU" w:date="2021-12-14T13:46:00Z"/>
          <w:rFonts w:ascii="Times New Roman" w:hAnsi="Times New Roman" w:cs="Times New Roman"/>
          <w:sz w:val="18"/>
          <w:szCs w:val="18"/>
        </w:rPr>
      </w:pPr>
    </w:p>
    <w:p w14:paraId="5ED0D86D" w14:textId="52C63661" w:rsidR="00D0002F" w:rsidRDefault="00D0002F" w:rsidP="00D0002F">
      <w:pPr>
        <w:rPr>
          <w:ins w:id="286" w:author="Jiahao XU" w:date="2021-12-14T15:34:00Z"/>
          <w:rFonts w:ascii="Times New Roman" w:hAnsi="Times New Roman" w:cs="Times New Roman"/>
          <w:sz w:val="18"/>
          <w:szCs w:val="18"/>
        </w:rPr>
      </w:pPr>
    </w:p>
    <w:p w14:paraId="1920FBFC" w14:textId="77777777" w:rsidR="00927EC4" w:rsidRDefault="00927EC4" w:rsidP="00D0002F">
      <w:pPr>
        <w:rPr>
          <w:ins w:id="287" w:author="Jiahao XU" w:date="2021-12-14T13:46:00Z"/>
          <w:rFonts w:ascii="Times New Roman" w:hAnsi="Times New Roman" w:cs="Times New Roman"/>
          <w:sz w:val="18"/>
          <w:szCs w:val="18"/>
        </w:rPr>
      </w:pPr>
    </w:p>
    <w:p w14:paraId="794E703B" w14:textId="747841BE" w:rsidR="00D0002F" w:rsidRPr="00D0002F" w:rsidRDefault="00D0002F" w:rsidP="00D0002F">
      <w:pPr>
        <w:rPr>
          <w:ins w:id="288" w:author="Jiahao XU" w:date="2021-12-14T13:48:00Z"/>
          <w:rFonts w:ascii="Times New Roman" w:hAnsi="Times New Roman" w:cs="Times New Roman"/>
          <w:sz w:val="18"/>
          <w:szCs w:val="18"/>
          <w:rPrChange w:id="289" w:author="Jiahao XU" w:date="2021-12-14T13:49:00Z">
            <w:rPr>
              <w:ins w:id="290" w:author="Jiahao XU" w:date="2021-12-14T13:48:00Z"/>
            </w:rPr>
          </w:rPrChange>
        </w:rPr>
      </w:pPr>
      <w:ins w:id="291" w:author="Jiahao XU" w:date="2021-12-14T13:49:00Z">
        <w:r>
          <w:rPr>
            <w:rFonts w:ascii="Times New Roman" w:hAnsi="Times New Roman" w:cs="Times New Roman"/>
            <w:sz w:val="18"/>
            <w:szCs w:val="18"/>
          </w:rPr>
          <w:t>5. F</w:t>
        </w:r>
      </w:ins>
      <w:ins w:id="292" w:author="Jiahao XU" w:date="2021-12-14T13:46:00Z">
        <w:r w:rsidRPr="00D0002F">
          <w:rPr>
            <w:rFonts w:ascii="Times New Roman" w:hAnsi="Times New Roman" w:cs="Times New Roman"/>
            <w:sz w:val="18"/>
            <w:szCs w:val="18"/>
            <w:rPrChange w:id="293" w:author="Jiahao XU" w:date="2021-12-14T13:49:00Z">
              <w:rPr/>
            </w:rPrChange>
          </w:rPr>
          <w:t xml:space="preserve">or the update step of the Kalman filter, how to choose the observations is also a very important part, that is, for n tracking trajectories, if there are m observations, then there </w:t>
        </w:r>
      </w:ins>
      <w:ins w:id="294" w:author="Jiahao XU" w:date="2021-12-14T13:47:00Z">
        <w:r w:rsidRPr="00D0002F">
          <w:rPr>
            <w:rFonts w:ascii="Times New Roman" w:hAnsi="Times New Roman" w:cs="Times New Roman"/>
            <w:sz w:val="18"/>
            <w:szCs w:val="18"/>
            <w:rPrChange w:id="295" w:author="Jiahao XU" w:date="2021-12-14T13:49:00Z">
              <w:rPr/>
            </w:rPrChange>
          </w:rPr>
          <w:t>will be</w:t>
        </w:r>
      </w:ins>
      <w:ins w:id="296" w:author="Jiahao XU" w:date="2021-12-14T13:46:00Z">
        <w:r w:rsidRPr="00D0002F">
          <w:rPr>
            <w:rFonts w:ascii="Times New Roman" w:hAnsi="Times New Roman" w:cs="Times New Roman"/>
            <w:sz w:val="18"/>
            <w:szCs w:val="18"/>
            <w:rPrChange w:id="297" w:author="Jiahao XU" w:date="2021-12-14T13:49:00Z">
              <w:rPr/>
            </w:rPrChange>
          </w:rPr>
          <w:t xml:space="preserve"> an allocation problem.</w:t>
        </w:r>
      </w:ins>
      <w:ins w:id="298" w:author="Jiahao XU" w:date="2021-12-14T13:47:00Z">
        <w:r w:rsidRPr="00D0002F">
          <w:t xml:space="preserve"> </w:t>
        </w:r>
        <w:r w:rsidRPr="00D0002F">
          <w:rPr>
            <w:rFonts w:ascii="Times New Roman" w:hAnsi="Times New Roman" w:cs="Times New Roman"/>
            <w:sz w:val="18"/>
            <w:szCs w:val="18"/>
            <w:rPrChange w:id="299" w:author="Jiahao XU" w:date="2021-12-14T13:49:00Z">
              <w:rPr/>
            </w:rPrChange>
          </w:rPr>
          <w:t>SORT uses the Hungarian algorithm to first correlate the motion estimates and observations obtained in the Kalman filter prediction stage, and the cost matrix is the IOU between the two. If the matching is successful, the Kalman filter is updated</w:t>
        </w:r>
      </w:ins>
      <w:ins w:id="300" w:author="Jiahao XU" w:date="2021-12-14T13:48:00Z">
        <w:r w:rsidRPr="00D0002F">
          <w:rPr>
            <w:rFonts w:ascii="Times New Roman" w:hAnsi="Times New Roman" w:cs="Times New Roman"/>
            <w:sz w:val="18"/>
            <w:szCs w:val="18"/>
            <w:rPrChange w:id="301" w:author="Jiahao XU" w:date="2021-12-14T13:49:00Z">
              <w:rPr/>
            </w:rPrChange>
          </w:rPr>
          <w:t>. T</w:t>
        </w:r>
      </w:ins>
      <w:ins w:id="302" w:author="Jiahao XU" w:date="2021-12-14T13:47:00Z">
        <w:r w:rsidRPr="00D0002F">
          <w:rPr>
            <w:rFonts w:ascii="Times New Roman" w:hAnsi="Times New Roman" w:cs="Times New Roman"/>
            <w:sz w:val="18"/>
            <w:szCs w:val="18"/>
            <w:rPrChange w:id="303" w:author="Jiahao XU" w:date="2021-12-14T13:49:00Z">
              <w:rPr/>
            </w:rPrChange>
          </w:rPr>
          <w:t>he tracking trajectory that fails to match is regarded as lost, and the observation that fails to match is regarded as a new trajectory.</w:t>
        </w:r>
      </w:ins>
    </w:p>
    <w:p w14:paraId="3C00D63F" w14:textId="12B2D427" w:rsidR="00D0002F" w:rsidRDefault="00927EC4" w:rsidP="00D0002F">
      <w:pPr>
        <w:rPr>
          <w:ins w:id="304" w:author="Jiahao XU" w:date="2021-12-15T17:49:00Z"/>
          <w:rFonts w:ascii="Times New Roman" w:hAnsi="Times New Roman" w:cs="Times New Roman"/>
          <w:sz w:val="18"/>
          <w:szCs w:val="18"/>
        </w:rPr>
      </w:pPr>
      <w:ins w:id="305" w:author="Jiahao XU" w:date="2021-12-14T13:49:00Z">
        <w:r w:rsidRPr="00F013F7">
          <w:rPr>
            <w:noProof/>
            <w:sz w:val="18"/>
            <w:szCs w:val="18"/>
          </w:rPr>
          <w:drawing>
            <wp:anchor distT="0" distB="0" distL="114300" distR="114300" simplePos="0" relativeHeight="251666432" behindDoc="0" locked="0" layoutInCell="1" allowOverlap="1" wp14:anchorId="4CBB1033" wp14:editId="57A59E4D">
              <wp:simplePos x="0" y="0"/>
              <wp:positionH relativeFrom="margin">
                <wp:align>center</wp:align>
              </wp:positionH>
              <wp:positionV relativeFrom="paragraph">
                <wp:posOffset>356870</wp:posOffset>
              </wp:positionV>
              <wp:extent cx="4994910" cy="2576830"/>
              <wp:effectExtent l="0" t="0" r="0"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994910" cy="2576830"/>
                      </a:xfrm>
                      <a:prstGeom prst="rect">
                        <a:avLst/>
                      </a:prstGeom>
                    </pic:spPr>
                  </pic:pic>
                </a:graphicData>
              </a:graphic>
              <wp14:sizeRelH relativeFrom="page">
                <wp14:pctWidth>0</wp14:pctWidth>
              </wp14:sizeRelH>
              <wp14:sizeRelV relativeFrom="page">
                <wp14:pctHeight>0</wp14:pctHeight>
              </wp14:sizeRelV>
            </wp:anchor>
          </w:drawing>
        </w:r>
        <w:r w:rsidR="00D0002F" w:rsidRPr="00D0002F">
          <w:rPr>
            <w:rFonts w:ascii="Times New Roman" w:hAnsi="Times New Roman" w:cs="Times New Roman"/>
            <w:sz w:val="18"/>
            <w:szCs w:val="18"/>
          </w:rPr>
          <w:t xml:space="preserve">The </w:t>
        </w:r>
        <w:r w:rsidR="00D0002F">
          <w:rPr>
            <w:rFonts w:ascii="Times New Roman" w:hAnsi="Times New Roman" w:cs="Times New Roman"/>
            <w:sz w:val="18"/>
            <w:szCs w:val="18"/>
          </w:rPr>
          <w:t xml:space="preserve">workflow of </w:t>
        </w:r>
        <w:r w:rsidR="00D0002F" w:rsidRPr="00D0002F">
          <w:rPr>
            <w:rFonts w:ascii="Times New Roman" w:hAnsi="Times New Roman" w:cs="Times New Roman"/>
            <w:sz w:val="18"/>
            <w:szCs w:val="18"/>
          </w:rPr>
          <w:t>SORT is shown in the figure below</w:t>
        </w:r>
      </w:ins>
      <w:ins w:id="306" w:author="Jiahao XU" w:date="2021-12-14T13:50:00Z">
        <w:r w:rsidR="008854E5">
          <w:rPr>
            <w:rFonts w:ascii="Times New Roman" w:hAnsi="Times New Roman" w:cs="Times New Roman"/>
            <w:sz w:val="18"/>
            <w:szCs w:val="18"/>
          </w:rPr>
          <w:t xml:space="preserve"> and the </w:t>
        </w:r>
        <w:r w:rsidR="008854E5" w:rsidRPr="008854E5">
          <w:rPr>
            <w:rFonts w:ascii="Times New Roman" w:hAnsi="Times New Roman" w:cs="Times New Roman"/>
            <w:sz w:val="18"/>
            <w:szCs w:val="18"/>
          </w:rPr>
          <w:t>Detections are the bounding boxes detected by the video</w:t>
        </w:r>
        <w:r w:rsidR="008854E5">
          <w:rPr>
            <w:rFonts w:ascii="Times New Roman" w:hAnsi="Times New Roman" w:cs="Times New Roman"/>
            <w:sz w:val="18"/>
            <w:szCs w:val="18"/>
          </w:rPr>
          <w:t xml:space="preserve"> and </w:t>
        </w:r>
        <w:r w:rsidR="008854E5" w:rsidRPr="008854E5">
          <w:rPr>
            <w:rFonts w:ascii="Times New Roman" w:hAnsi="Times New Roman" w:cs="Times New Roman"/>
            <w:sz w:val="18"/>
            <w:szCs w:val="18"/>
          </w:rPr>
          <w:t xml:space="preserve">Tracks </w:t>
        </w:r>
        <w:r w:rsidR="008854E5">
          <w:rPr>
            <w:rFonts w:ascii="Times New Roman" w:hAnsi="Times New Roman" w:cs="Times New Roman"/>
            <w:sz w:val="18"/>
            <w:szCs w:val="18"/>
          </w:rPr>
          <w:t>are</w:t>
        </w:r>
        <w:r w:rsidR="008854E5" w:rsidRPr="008854E5">
          <w:rPr>
            <w:rFonts w:ascii="Times New Roman" w:hAnsi="Times New Roman" w:cs="Times New Roman"/>
            <w:sz w:val="18"/>
            <w:szCs w:val="18"/>
          </w:rPr>
          <w:t xml:space="preserve"> track</w:t>
        </w:r>
        <w:r w:rsidR="008854E5">
          <w:rPr>
            <w:rFonts w:ascii="Times New Roman" w:hAnsi="Times New Roman" w:cs="Times New Roman"/>
            <w:sz w:val="18"/>
            <w:szCs w:val="18"/>
          </w:rPr>
          <w:t>ing</w:t>
        </w:r>
        <w:r w:rsidR="008854E5" w:rsidRPr="008854E5">
          <w:rPr>
            <w:rFonts w:ascii="Times New Roman" w:hAnsi="Times New Roman" w:cs="Times New Roman"/>
            <w:sz w:val="18"/>
            <w:szCs w:val="18"/>
          </w:rPr>
          <w:t xml:space="preserve"> information.</w:t>
        </w:r>
      </w:ins>
    </w:p>
    <w:p w14:paraId="71819137" w14:textId="365ECBC7" w:rsidR="000671D3" w:rsidRPr="000671D3" w:rsidRDefault="000671D3" w:rsidP="000671D3">
      <w:pPr>
        <w:jc w:val="center"/>
        <w:rPr>
          <w:ins w:id="307" w:author="Jiahao XU" w:date="2021-12-14T13:46:00Z"/>
          <w:rFonts w:ascii="Times New Roman" w:hAnsi="Times New Roman" w:cs="Times New Roman"/>
          <w:sz w:val="15"/>
          <w:szCs w:val="15"/>
          <w:rPrChange w:id="308" w:author="Jiahao XU" w:date="2021-12-15T17:49:00Z">
            <w:rPr>
              <w:ins w:id="309" w:author="Jiahao XU" w:date="2021-12-14T13:46:00Z"/>
            </w:rPr>
          </w:rPrChange>
        </w:rPr>
        <w:pPrChange w:id="310" w:author="Jiahao XU" w:date="2021-12-15T17:49:00Z">
          <w:pPr/>
        </w:pPrChange>
      </w:pPr>
      <w:ins w:id="311" w:author="Jiahao XU" w:date="2021-12-15T17:49:00Z">
        <w:r w:rsidRPr="000671D3">
          <w:rPr>
            <w:rFonts w:ascii="Times New Roman" w:hAnsi="Times New Roman" w:cs="Times New Roman" w:hint="eastAsia"/>
            <w:sz w:val="15"/>
            <w:szCs w:val="15"/>
            <w:rPrChange w:id="312" w:author="Jiahao XU" w:date="2021-12-15T17:49:00Z">
              <w:rPr>
                <w:rFonts w:ascii="Times New Roman" w:hAnsi="Times New Roman" w:cs="Times New Roman" w:hint="eastAsia"/>
                <w:sz w:val="18"/>
                <w:szCs w:val="18"/>
              </w:rPr>
            </w:rPrChange>
          </w:rPr>
          <w:t>F</w:t>
        </w:r>
        <w:r w:rsidRPr="000671D3">
          <w:rPr>
            <w:rFonts w:ascii="Times New Roman" w:hAnsi="Times New Roman" w:cs="Times New Roman"/>
            <w:sz w:val="15"/>
            <w:szCs w:val="15"/>
            <w:rPrChange w:id="313" w:author="Jiahao XU" w:date="2021-12-15T17:49:00Z">
              <w:rPr>
                <w:rFonts w:ascii="Times New Roman" w:hAnsi="Times New Roman" w:cs="Times New Roman"/>
                <w:sz w:val="18"/>
                <w:szCs w:val="18"/>
              </w:rPr>
            </w:rPrChange>
          </w:rPr>
          <w:t>ig3. The workflow of SORT algorithm</w:t>
        </w:r>
      </w:ins>
    </w:p>
    <w:p w14:paraId="53B1AECE" w14:textId="659F7986" w:rsidR="005F1E27" w:rsidDel="008854E5" w:rsidRDefault="008854E5" w:rsidP="008854E5">
      <w:pPr>
        <w:rPr>
          <w:del w:id="314" w:author="Jiahao XU" w:date="2021-12-14T12:23:00Z"/>
          <w:rFonts w:ascii="Times New Roman" w:hAnsi="Times New Roman" w:cs="Times New Roman"/>
          <w:sz w:val="18"/>
          <w:szCs w:val="18"/>
        </w:rPr>
      </w:pPr>
      <w:ins w:id="315" w:author="Jiahao XU" w:date="2021-12-14T13:51:00Z">
        <w:r>
          <w:rPr>
            <w:rFonts w:ascii="Times New Roman" w:hAnsi="Times New Roman" w:cs="Times New Roman"/>
            <w:sz w:val="18"/>
            <w:szCs w:val="18"/>
          </w:rPr>
          <w:t>1.</w:t>
        </w:r>
      </w:ins>
      <w:ins w:id="316" w:author="Jiahao XU" w:date="2021-12-14T13:52:00Z">
        <w:r>
          <w:rPr>
            <w:rFonts w:ascii="Times New Roman" w:hAnsi="Times New Roman" w:cs="Times New Roman"/>
            <w:sz w:val="18"/>
            <w:szCs w:val="18"/>
          </w:rPr>
          <w:t xml:space="preserve"> C</w:t>
        </w:r>
      </w:ins>
      <w:ins w:id="317" w:author="Jiahao XU" w:date="2021-12-14T13:51:00Z">
        <w:r w:rsidRPr="008854E5">
          <w:rPr>
            <w:rFonts w:ascii="Times New Roman" w:hAnsi="Times New Roman" w:cs="Times New Roman"/>
            <w:sz w:val="18"/>
            <w:szCs w:val="18"/>
            <w:rPrChange w:id="318" w:author="Jiahao XU" w:date="2021-12-14T13:51:00Z">
              <w:rPr/>
            </w:rPrChange>
          </w:rPr>
          <w:t xml:space="preserve">reate </w:t>
        </w:r>
      </w:ins>
      <w:ins w:id="319" w:author="Jiahao XU" w:date="2021-12-14T13:52:00Z">
        <w:r>
          <w:rPr>
            <w:rFonts w:ascii="Times New Roman" w:hAnsi="Times New Roman" w:cs="Times New Roman"/>
            <w:sz w:val="18"/>
            <w:szCs w:val="18"/>
          </w:rPr>
          <w:t>the</w:t>
        </w:r>
      </w:ins>
      <w:ins w:id="320" w:author="Jiahao XU" w:date="2021-12-14T13:51:00Z">
        <w:r w:rsidRPr="008854E5">
          <w:rPr>
            <w:rFonts w:ascii="Times New Roman" w:hAnsi="Times New Roman" w:cs="Times New Roman"/>
            <w:sz w:val="18"/>
            <w:szCs w:val="18"/>
            <w:rPrChange w:id="321" w:author="Jiahao XU" w:date="2021-12-14T13:51:00Z">
              <w:rPr/>
            </w:rPrChange>
          </w:rPr>
          <w:t xml:space="preserve"> corresponding Tracks from the results detected in the first frame. Initialize the state</w:t>
        </w:r>
      </w:ins>
      <w:ins w:id="322" w:author="Jiahao XU" w:date="2021-12-14T13:52:00Z">
        <w:r>
          <w:rPr>
            <w:rFonts w:ascii="Times New Roman" w:hAnsi="Times New Roman" w:cs="Times New Roman"/>
            <w:sz w:val="18"/>
            <w:szCs w:val="18"/>
          </w:rPr>
          <w:t>s</w:t>
        </w:r>
      </w:ins>
      <w:ins w:id="323" w:author="Jiahao XU" w:date="2021-12-14T13:51:00Z">
        <w:r w:rsidRPr="008854E5">
          <w:rPr>
            <w:rFonts w:ascii="Times New Roman" w:hAnsi="Times New Roman" w:cs="Times New Roman"/>
            <w:sz w:val="18"/>
            <w:szCs w:val="18"/>
            <w:rPrChange w:id="324" w:author="Jiahao XU" w:date="2021-12-14T13:51:00Z">
              <w:rPr/>
            </w:rPrChange>
          </w:rPr>
          <w:t xml:space="preserve"> of the Kalman filter, and predict the bounding box of the next frame through the Kalman filter.</w:t>
        </w:r>
      </w:ins>
    </w:p>
    <w:p w14:paraId="3205E997" w14:textId="776642F6" w:rsidR="008854E5" w:rsidRPr="008854E5" w:rsidRDefault="008854E5" w:rsidP="008854E5">
      <w:pPr>
        <w:rPr>
          <w:ins w:id="325" w:author="Jiahao XU" w:date="2021-12-14T13:52:00Z"/>
          <w:rFonts w:ascii="Times New Roman" w:hAnsi="Times New Roman" w:cs="Times New Roman"/>
          <w:sz w:val="18"/>
          <w:szCs w:val="18"/>
          <w:rPrChange w:id="326" w:author="Jiahao XU" w:date="2021-12-14T13:51:00Z">
            <w:rPr>
              <w:ins w:id="327" w:author="Jiahao XU" w:date="2021-12-14T13:52:00Z"/>
            </w:rPr>
          </w:rPrChange>
        </w:rPr>
      </w:pPr>
    </w:p>
    <w:p w14:paraId="68455C7D" w14:textId="5E86B5EE" w:rsidR="00301FA0" w:rsidDel="008854E5" w:rsidRDefault="008854E5" w:rsidP="008854E5">
      <w:pPr>
        <w:rPr>
          <w:del w:id="328" w:author="Jiahao XU" w:date="2021-12-14T12:23:00Z"/>
          <w:rFonts w:ascii="Times New Roman" w:hAnsi="Times New Roman" w:cs="Times New Roman"/>
          <w:sz w:val="18"/>
          <w:szCs w:val="18"/>
        </w:rPr>
      </w:pPr>
      <w:ins w:id="329" w:author="Jiahao XU" w:date="2021-12-14T13:53:00Z">
        <w:r w:rsidRPr="008854E5">
          <w:rPr>
            <w:rFonts w:ascii="Times New Roman" w:hAnsi="Times New Roman" w:cs="Times New Roman"/>
            <w:sz w:val="18"/>
            <w:szCs w:val="18"/>
            <w:rPrChange w:id="330" w:author="Jiahao XU" w:date="2021-12-14T13:53:00Z">
              <w:rPr/>
            </w:rPrChange>
          </w:rPr>
          <w:t>2. The bounding box obtained by YOLO of t</w:t>
        </w:r>
      </w:ins>
      <w:ins w:id="331" w:author="Jiahao XU" w:date="2021-12-15T17:50:00Z">
        <w:r w:rsidR="000671D3">
          <w:rPr>
            <w:rFonts w:ascii="Times New Roman" w:hAnsi="Times New Roman" w:cs="Times New Roman"/>
            <w:sz w:val="18"/>
            <w:szCs w:val="18"/>
          </w:rPr>
          <w:t>he next</w:t>
        </w:r>
      </w:ins>
      <w:ins w:id="332" w:author="Jiahao XU" w:date="2021-12-14T13:53:00Z">
        <w:r w:rsidRPr="008854E5">
          <w:rPr>
            <w:rFonts w:ascii="Times New Roman" w:hAnsi="Times New Roman" w:cs="Times New Roman"/>
            <w:sz w:val="18"/>
            <w:szCs w:val="18"/>
            <w:rPrChange w:id="333" w:author="Jiahao XU" w:date="2021-12-14T13:53:00Z">
              <w:rPr/>
            </w:rPrChange>
          </w:rPr>
          <w:t xml:space="preserve"> frame and the bounding box predicted by Tracks in the previous frame are matched with IOU one by one, and then the cost matrix is calculated based on the result of the IOU matching.</w:t>
        </w:r>
      </w:ins>
    </w:p>
    <w:p w14:paraId="47A452C3" w14:textId="4087EF0C" w:rsidR="008854E5" w:rsidRDefault="008854E5" w:rsidP="008854E5">
      <w:pPr>
        <w:rPr>
          <w:ins w:id="334" w:author="Jiahao XU" w:date="2021-12-14T13:53:00Z"/>
          <w:rFonts w:ascii="Times New Roman" w:hAnsi="Times New Roman" w:cs="Times New Roman"/>
          <w:sz w:val="18"/>
          <w:szCs w:val="18"/>
        </w:rPr>
      </w:pPr>
    </w:p>
    <w:p w14:paraId="39EA82A4" w14:textId="6A99FC60" w:rsidR="008854E5" w:rsidRPr="008854E5" w:rsidRDefault="008854E5" w:rsidP="008854E5">
      <w:pPr>
        <w:rPr>
          <w:ins w:id="335" w:author="Jiahao XU" w:date="2021-12-14T13:53:00Z"/>
          <w:rFonts w:ascii="Times New Roman" w:hAnsi="Times New Roman" w:cs="Times New Roman"/>
          <w:sz w:val="18"/>
          <w:szCs w:val="18"/>
          <w:rPrChange w:id="336" w:author="Jiahao XU" w:date="2021-12-14T13:53:00Z">
            <w:rPr>
              <w:ins w:id="337" w:author="Jiahao XU" w:date="2021-12-14T13:53:00Z"/>
            </w:rPr>
          </w:rPrChange>
        </w:rPr>
      </w:pPr>
      <w:ins w:id="338" w:author="Jiahao XU" w:date="2021-12-14T13:54:00Z">
        <w:r>
          <w:rPr>
            <w:rFonts w:ascii="Times New Roman" w:hAnsi="Times New Roman" w:cs="Times New Roman"/>
            <w:sz w:val="18"/>
            <w:szCs w:val="18"/>
          </w:rPr>
          <w:t xml:space="preserve">3. </w:t>
        </w:r>
        <w:r w:rsidRPr="008854E5">
          <w:rPr>
            <w:rFonts w:ascii="Times New Roman" w:hAnsi="Times New Roman" w:cs="Times New Roman"/>
            <w:sz w:val="18"/>
            <w:szCs w:val="18"/>
          </w:rPr>
          <w:t xml:space="preserve">All the cost matrices obtained in </w:t>
        </w:r>
        <w:r>
          <w:rPr>
            <w:rFonts w:ascii="Times New Roman" w:hAnsi="Times New Roman" w:cs="Times New Roman"/>
            <w:sz w:val="18"/>
            <w:szCs w:val="18"/>
          </w:rPr>
          <w:t>step 2</w:t>
        </w:r>
        <w:r w:rsidRPr="008854E5">
          <w:rPr>
            <w:rFonts w:ascii="Times New Roman" w:hAnsi="Times New Roman" w:cs="Times New Roman"/>
            <w:sz w:val="18"/>
            <w:szCs w:val="18"/>
          </w:rPr>
          <w:t xml:space="preserve"> are used as the input of the Hungarian algorithm, and </w:t>
        </w:r>
      </w:ins>
      <w:ins w:id="339" w:author="Jiahao XU" w:date="2021-12-14T13:58:00Z">
        <w:r w:rsidR="00D21017">
          <w:rPr>
            <w:rFonts w:ascii="Times New Roman" w:hAnsi="Times New Roman" w:cs="Times New Roman"/>
            <w:sz w:val="18"/>
            <w:szCs w:val="18"/>
          </w:rPr>
          <w:t xml:space="preserve">then </w:t>
        </w:r>
      </w:ins>
      <w:ins w:id="340" w:author="Jiahao XU" w:date="2021-12-14T13:54:00Z">
        <w:r w:rsidRPr="008854E5">
          <w:rPr>
            <w:rFonts w:ascii="Times New Roman" w:hAnsi="Times New Roman" w:cs="Times New Roman"/>
            <w:sz w:val="18"/>
            <w:szCs w:val="18"/>
          </w:rPr>
          <w:t>the matching result is obtained.</w:t>
        </w:r>
        <w:r w:rsidRPr="008854E5">
          <w:t xml:space="preserve"> </w:t>
        </w:r>
        <w:r w:rsidRPr="008854E5">
          <w:rPr>
            <w:rFonts w:ascii="Times New Roman" w:hAnsi="Times New Roman" w:cs="Times New Roman"/>
            <w:sz w:val="18"/>
            <w:szCs w:val="18"/>
          </w:rPr>
          <w:t>There are three kinds of results we get at this time</w:t>
        </w:r>
      </w:ins>
      <w:ins w:id="341" w:author="Jiahao XU" w:date="2021-12-14T13:55:00Z">
        <w:r>
          <w:rPr>
            <w:rFonts w:ascii="Times New Roman" w:hAnsi="Times New Roman" w:cs="Times New Roman"/>
            <w:sz w:val="18"/>
            <w:szCs w:val="18"/>
          </w:rPr>
          <w:t>: 1.</w:t>
        </w:r>
      </w:ins>
      <w:ins w:id="342" w:author="Jiahao XU" w:date="2021-12-14T13:54:00Z">
        <w:r w:rsidRPr="008854E5">
          <w:rPr>
            <w:rFonts w:ascii="Times New Roman" w:hAnsi="Times New Roman" w:cs="Times New Roman"/>
            <w:sz w:val="18"/>
            <w:szCs w:val="18"/>
          </w:rPr>
          <w:t xml:space="preserve">Tracks </w:t>
        </w:r>
      </w:ins>
      <w:ins w:id="343" w:author="Jiahao XU" w:date="2021-12-14T13:55:00Z">
        <w:r>
          <w:rPr>
            <w:rFonts w:ascii="Times New Roman" w:hAnsi="Times New Roman" w:cs="Times New Roman"/>
            <w:sz w:val="18"/>
            <w:szCs w:val="18"/>
          </w:rPr>
          <w:t xml:space="preserve">are </w:t>
        </w:r>
      </w:ins>
      <w:ins w:id="344" w:author="Jiahao XU" w:date="2021-12-14T13:54:00Z">
        <w:r w:rsidRPr="008854E5">
          <w:rPr>
            <w:rFonts w:ascii="Times New Roman" w:hAnsi="Times New Roman" w:cs="Times New Roman"/>
            <w:sz w:val="18"/>
            <w:szCs w:val="18"/>
          </w:rPr>
          <w:t>mismatch</w:t>
        </w:r>
      </w:ins>
      <w:ins w:id="345" w:author="Jiahao XU" w:date="2021-12-14T13:55:00Z">
        <w:r w:rsidR="00D21017">
          <w:rPr>
            <w:rFonts w:ascii="Times New Roman" w:hAnsi="Times New Roman" w:cs="Times New Roman"/>
            <w:sz w:val="18"/>
            <w:szCs w:val="18"/>
          </w:rPr>
          <w:t>ed</w:t>
        </w:r>
      </w:ins>
      <w:ins w:id="346" w:author="Jiahao XU" w:date="2021-12-14T13:54:00Z">
        <w:r w:rsidRPr="008854E5">
          <w:rPr>
            <w:rFonts w:ascii="Times New Roman" w:hAnsi="Times New Roman" w:cs="Times New Roman"/>
            <w:sz w:val="18"/>
            <w:szCs w:val="18"/>
          </w:rPr>
          <w:t xml:space="preserve"> (Unmatched Tracks), we directly delete </w:t>
        </w:r>
      </w:ins>
      <w:ins w:id="347" w:author="Jiahao XU" w:date="2021-12-14T13:55:00Z">
        <w:r w:rsidR="00D21017">
          <w:rPr>
            <w:rFonts w:ascii="Times New Roman" w:hAnsi="Times New Roman" w:cs="Times New Roman"/>
            <w:sz w:val="18"/>
            <w:szCs w:val="18"/>
          </w:rPr>
          <w:t>them</w:t>
        </w:r>
      </w:ins>
      <w:ins w:id="348" w:author="Jiahao XU" w:date="2021-12-14T13:54:00Z">
        <w:r w:rsidRPr="008854E5">
          <w:rPr>
            <w:rFonts w:ascii="Times New Roman" w:hAnsi="Times New Roman" w:cs="Times New Roman"/>
            <w:sz w:val="18"/>
            <w:szCs w:val="18"/>
          </w:rPr>
          <w:t>;</w:t>
        </w:r>
      </w:ins>
      <w:ins w:id="349" w:author="Jiahao XU" w:date="2021-12-14T13:55:00Z">
        <w:r w:rsidR="00D21017">
          <w:rPr>
            <w:rFonts w:ascii="Times New Roman" w:hAnsi="Times New Roman" w:cs="Times New Roman"/>
            <w:sz w:val="18"/>
            <w:szCs w:val="18"/>
          </w:rPr>
          <w:t xml:space="preserve"> 2.</w:t>
        </w:r>
      </w:ins>
      <w:ins w:id="350" w:author="Jiahao XU" w:date="2021-12-14T13:54:00Z">
        <w:r w:rsidRPr="008854E5">
          <w:rPr>
            <w:rFonts w:ascii="Times New Roman" w:hAnsi="Times New Roman" w:cs="Times New Roman"/>
            <w:sz w:val="18"/>
            <w:szCs w:val="18"/>
          </w:rPr>
          <w:t xml:space="preserve"> Detections </w:t>
        </w:r>
      </w:ins>
      <w:ins w:id="351" w:author="Jiahao XU" w:date="2021-12-14T13:56:00Z">
        <w:r w:rsidR="00D21017">
          <w:rPr>
            <w:rFonts w:ascii="Times New Roman" w:hAnsi="Times New Roman" w:cs="Times New Roman"/>
            <w:sz w:val="18"/>
            <w:szCs w:val="18"/>
          </w:rPr>
          <w:t xml:space="preserve">are </w:t>
        </w:r>
      </w:ins>
      <w:ins w:id="352" w:author="Jiahao XU" w:date="2021-12-14T13:54:00Z">
        <w:r w:rsidRPr="008854E5">
          <w:rPr>
            <w:rFonts w:ascii="Times New Roman" w:hAnsi="Times New Roman" w:cs="Times New Roman"/>
            <w:sz w:val="18"/>
            <w:szCs w:val="18"/>
          </w:rPr>
          <w:t>mismatch</w:t>
        </w:r>
      </w:ins>
      <w:ins w:id="353" w:author="Jiahao XU" w:date="2021-12-14T13:56:00Z">
        <w:r w:rsidR="00D21017">
          <w:rPr>
            <w:rFonts w:ascii="Times New Roman" w:hAnsi="Times New Roman" w:cs="Times New Roman"/>
            <w:sz w:val="18"/>
            <w:szCs w:val="18"/>
          </w:rPr>
          <w:t>ed</w:t>
        </w:r>
      </w:ins>
      <w:ins w:id="354" w:author="Jiahao XU" w:date="2021-12-14T13:54:00Z">
        <w:r w:rsidRPr="008854E5">
          <w:rPr>
            <w:rFonts w:ascii="Times New Roman" w:hAnsi="Times New Roman" w:cs="Times New Roman"/>
            <w:sz w:val="18"/>
            <w:szCs w:val="18"/>
          </w:rPr>
          <w:t xml:space="preserve"> (Unmatched Detections), </w:t>
        </w:r>
      </w:ins>
      <w:ins w:id="355" w:author="Jiahao XU" w:date="2021-12-14T13:56:00Z">
        <w:r w:rsidR="00D21017">
          <w:rPr>
            <w:rFonts w:ascii="Times New Roman" w:hAnsi="Times New Roman" w:cs="Times New Roman"/>
            <w:sz w:val="18"/>
            <w:szCs w:val="18"/>
          </w:rPr>
          <w:t>this usually means</w:t>
        </w:r>
      </w:ins>
      <w:ins w:id="356" w:author="Jiahao XU" w:date="2021-12-14T13:54:00Z">
        <w:r w:rsidRPr="008854E5">
          <w:rPr>
            <w:rFonts w:ascii="Times New Roman" w:hAnsi="Times New Roman" w:cs="Times New Roman"/>
            <w:sz w:val="18"/>
            <w:szCs w:val="18"/>
          </w:rPr>
          <w:t xml:space="preserve"> new objects enter FOV , </w:t>
        </w:r>
      </w:ins>
      <w:ins w:id="357" w:author="Jiahao XU" w:date="2021-12-14T13:56:00Z">
        <w:r w:rsidR="00D21017">
          <w:rPr>
            <w:rFonts w:ascii="Times New Roman" w:hAnsi="Times New Roman" w:cs="Times New Roman"/>
            <w:sz w:val="18"/>
            <w:szCs w:val="18"/>
          </w:rPr>
          <w:t>so w</w:t>
        </w:r>
      </w:ins>
      <w:ins w:id="358" w:author="Jiahao XU" w:date="2021-12-14T13:54:00Z">
        <w:r w:rsidRPr="008854E5">
          <w:rPr>
            <w:rFonts w:ascii="Times New Roman" w:hAnsi="Times New Roman" w:cs="Times New Roman"/>
            <w:sz w:val="18"/>
            <w:szCs w:val="18"/>
          </w:rPr>
          <w:t xml:space="preserve">e initialize such Detections as a new Tracks; </w:t>
        </w:r>
      </w:ins>
      <w:ins w:id="359" w:author="Jiahao XU" w:date="2021-12-14T13:56:00Z">
        <w:r w:rsidR="00D21017">
          <w:rPr>
            <w:rFonts w:ascii="Times New Roman" w:hAnsi="Times New Roman" w:cs="Times New Roman"/>
            <w:sz w:val="18"/>
            <w:szCs w:val="18"/>
          </w:rPr>
          <w:t>3. S</w:t>
        </w:r>
      </w:ins>
      <w:ins w:id="360" w:author="Jiahao XU" w:date="2021-12-14T13:54:00Z">
        <w:r w:rsidRPr="008854E5">
          <w:rPr>
            <w:rFonts w:ascii="Times New Roman" w:hAnsi="Times New Roman" w:cs="Times New Roman"/>
            <w:sz w:val="18"/>
            <w:szCs w:val="18"/>
          </w:rPr>
          <w:t xml:space="preserve">uccessful pairing of the detection frame and the predicted frame, which means that we have successfully tracked </w:t>
        </w:r>
      </w:ins>
      <w:ins w:id="361" w:author="Jiahao XU" w:date="2021-12-14T13:57:00Z">
        <w:r w:rsidR="00D21017">
          <w:rPr>
            <w:rFonts w:ascii="Times New Roman" w:hAnsi="Times New Roman" w:cs="Times New Roman"/>
            <w:sz w:val="18"/>
            <w:szCs w:val="18"/>
          </w:rPr>
          <w:t xml:space="preserve">the target in </w:t>
        </w:r>
      </w:ins>
      <w:ins w:id="362" w:author="Jiahao XU" w:date="2021-12-14T13:54:00Z">
        <w:r w:rsidRPr="008854E5">
          <w:rPr>
            <w:rFonts w:ascii="Times New Roman" w:hAnsi="Times New Roman" w:cs="Times New Roman"/>
            <w:sz w:val="18"/>
            <w:szCs w:val="18"/>
          </w:rPr>
          <w:t xml:space="preserve">the previous frame and the next frame, </w:t>
        </w:r>
      </w:ins>
      <w:ins w:id="363" w:author="Jiahao XU" w:date="2021-12-14T13:57:00Z">
        <w:r w:rsidR="00D21017">
          <w:rPr>
            <w:rFonts w:ascii="Times New Roman" w:hAnsi="Times New Roman" w:cs="Times New Roman"/>
            <w:sz w:val="18"/>
            <w:szCs w:val="18"/>
          </w:rPr>
          <w:t>so we</w:t>
        </w:r>
      </w:ins>
      <w:ins w:id="364" w:author="Jiahao XU" w:date="2021-12-14T13:54:00Z">
        <w:r w:rsidRPr="008854E5">
          <w:rPr>
            <w:rFonts w:ascii="Times New Roman" w:hAnsi="Times New Roman" w:cs="Times New Roman"/>
            <w:sz w:val="18"/>
            <w:szCs w:val="18"/>
          </w:rPr>
          <w:t xml:space="preserve"> </w:t>
        </w:r>
        <w:r w:rsidRPr="008854E5">
          <w:rPr>
            <w:rFonts w:ascii="Times New Roman" w:hAnsi="Times New Roman" w:cs="Times New Roman"/>
            <w:sz w:val="18"/>
            <w:szCs w:val="18"/>
          </w:rPr>
          <w:lastRenderedPageBreak/>
          <w:t>pass the corresponding Detections through Ka</w:t>
        </w:r>
      </w:ins>
      <w:ins w:id="365" w:author="Jiahao XU" w:date="2021-12-14T13:57:00Z">
        <w:r w:rsidR="00D21017">
          <w:rPr>
            <w:rFonts w:ascii="Times New Roman" w:hAnsi="Times New Roman" w:cs="Times New Roman"/>
            <w:sz w:val="18"/>
            <w:szCs w:val="18"/>
          </w:rPr>
          <w:t>lm</w:t>
        </w:r>
      </w:ins>
      <w:ins w:id="366" w:author="Jiahao XU" w:date="2021-12-14T13:54:00Z">
        <w:r w:rsidRPr="008854E5">
          <w:rPr>
            <w:rFonts w:ascii="Times New Roman" w:hAnsi="Times New Roman" w:cs="Times New Roman"/>
            <w:sz w:val="18"/>
            <w:szCs w:val="18"/>
          </w:rPr>
          <w:t xml:space="preserve">an filter </w:t>
        </w:r>
      </w:ins>
      <w:ins w:id="367" w:author="Jiahao XU" w:date="2021-12-14T13:58:00Z">
        <w:r w:rsidR="00D21017">
          <w:rPr>
            <w:rFonts w:ascii="Times New Roman" w:hAnsi="Times New Roman" w:cs="Times New Roman"/>
            <w:sz w:val="18"/>
            <w:szCs w:val="18"/>
          </w:rPr>
          <w:t xml:space="preserve">and </w:t>
        </w:r>
      </w:ins>
      <w:ins w:id="368" w:author="Jiahao XU" w:date="2021-12-14T13:54:00Z">
        <w:r w:rsidRPr="008854E5">
          <w:rPr>
            <w:rFonts w:ascii="Times New Roman" w:hAnsi="Times New Roman" w:cs="Times New Roman"/>
            <w:sz w:val="18"/>
            <w:szCs w:val="18"/>
          </w:rPr>
          <w:t>updates its corresponding Tracks.</w:t>
        </w:r>
      </w:ins>
    </w:p>
    <w:p w14:paraId="6119975D" w14:textId="129FAAD7" w:rsidR="00301FA0" w:rsidDel="00D623CE" w:rsidRDefault="00D623CE" w:rsidP="008854E5">
      <w:pPr>
        <w:rPr>
          <w:del w:id="369" w:author="Jiahao XU" w:date="2021-12-14T12:23:00Z"/>
          <w:rFonts w:ascii="Times New Roman" w:hAnsi="Times New Roman" w:cs="Times New Roman"/>
          <w:sz w:val="18"/>
          <w:szCs w:val="18"/>
        </w:rPr>
      </w:pPr>
      <w:ins w:id="370" w:author="Jiahao XU" w:date="2021-12-14T14:02:00Z">
        <w:r>
          <w:rPr>
            <w:rFonts w:ascii="Times New Roman" w:hAnsi="Times New Roman" w:cs="Times New Roman" w:hint="eastAsia"/>
            <w:sz w:val="18"/>
            <w:szCs w:val="18"/>
          </w:rPr>
          <w:t>4</w:t>
        </w:r>
        <w:r>
          <w:rPr>
            <w:rFonts w:ascii="Times New Roman" w:hAnsi="Times New Roman" w:cs="Times New Roman"/>
            <w:sz w:val="18"/>
            <w:szCs w:val="18"/>
          </w:rPr>
          <w:t xml:space="preserve">. </w:t>
        </w:r>
        <w:r w:rsidRPr="00D623CE">
          <w:rPr>
            <w:rFonts w:ascii="Times New Roman" w:hAnsi="Times New Roman" w:cs="Times New Roman"/>
            <w:sz w:val="18"/>
            <w:szCs w:val="18"/>
          </w:rPr>
          <w:t>Repeat step</w:t>
        </w:r>
        <w:r>
          <w:rPr>
            <w:rFonts w:ascii="Times New Roman" w:hAnsi="Times New Roman" w:cs="Times New Roman"/>
            <w:sz w:val="18"/>
            <w:szCs w:val="18"/>
          </w:rPr>
          <w:t xml:space="preserve"> 2 and step 3</w:t>
        </w:r>
        <w:r w:rsidRPr="00D623CE">
          <w:rPr>
            <w:rFonts w:ascii="Times New Roman" w:hAnsi="Times New Roman" w:cs="Times New Roman"/>
            <w:sz w:val="18"/>
            <w:szCs w:val="18"/>
          </w:rPr>
          <w:t xml:space="preserve"> until the end of the video.</w:t>
        </w:r>
      </w:ins>
    </w:p>
    <w:p w14:paraId="1269BC6C" w14:textId="5A0985E7" w:rsidR="00D623CE" w:rsidRDefault="00D623CE" w:rsidP="00D623CE">
      <w:pPr>
        <w:rPr>
          <w:ins w:id="371" w:author="Jiahao XU" w:date="2021-12-14T14:03:00Z"/>
          <w:rFonts w:ascii="Times New Roman" w:hAnsi="Times New Roman" w:cs="Times New Roman"/>
          <w:sz w:val="18"/>
          <w:szCs w:val="18"/>
        </w:rPr>
      </w:pPr>
    </w:p>
    <w:p w14:paraId="776EEC1E" w14:textId="2F2FCB6F" w:rsidR="00D623CE" w:rsidRPr="00927EC4" w:rsidRDefault="00D623CE" w:rsidP="00D623CE">
      <w:pPr>
        <w:rPr>
          <w:ins w:id="372" w:author="Jiahao XU" w:date="2021-12-14T14:03:00Z"/>
          <w:rFonts w:ascii="Times New Roman" w:hAnsi="Times New Roman" w:cs="Times New Roman"/>
          <w:b/>
          <w:bCs/>
          <w:sz w:val="18"/>
          <w:szCs w:val="18"/>
          <w:rPrChange w:id="373" w:author="Jiahao XU" w:date="2021-12-14T15:35:00Z">
            <w:rPr>
              <w:ins w:id="374" w:author="Jiahao XU" w:date="2021-12-14T14:03:00Z"/>
              <w:rFonts w:ascii="Times New Roman" w:hAnsi="Times New Roman" w:cs="Times New Roman"/>
              <w:sz w:val="18"/>
              <w:szCs w:val="18"/>
            </w:rPr>
          </w:rPrChange>
        </w:rPr>
      </w:pPr>
      <w:ins w:id="375" w:author="Jiahao XU" w:date="2021-12-14T14:03:00Z">
        <w:r w:rsidRPr="00927EC4">
          <w:rPr>
            <w:rFonts w:ascii="Times New Roman" w:hAnsi="Times New Roman" w:cs="Times New Roman"/>
            <w:b/>
            <w:bCs/>
            <w:sz w:val="18"/>
            <w:szCs w:val="18"/>
            <w:rPrChange w:id="376" w:author="Jiahao XU" w:date="2021-12-14T15:35:00Z">
              <w:rPr>
                <w:rFonts w:ascii="Times New Roman" w:hAnsi="Times New Roman" w:cs="Times New Roman"/>
                <w:sz w:val="18"/>
                <w:szCs w:val="18"/>
              </w:rPr>
            </w:rPrChange>
          </w:rPr>
          <w:t>DeepSORT algorithm</w:t>
        </w:r>
      </w:ins>
    </w:p>
    <w:p w14:paraId="579C3BE9" w14:textId="6FE4E9DD" w:rsidR="00D623CE" w:rsidRDefault="00D623CE" w:rsidP="00D623CE">
      <w:pPr>
        <w:rPr>
          <w:ins w:id="377" w:author="Jiahao XU" w:date="2021-12-14T14:09:00Z"/>
          <w:rFonts w:ascii="Times New Roman" w:hAnsi="Times New Roman" w:cs="Times New Roman"/>
          <w:sz w:val="18"/>
          <w:szCs w:val="18"/>
        </w:rPr>
      </w:pPr>
      <w:ins w:id="378" w:author="Jiahao XU" w:date="2021-12-14T14:03:00Z">
        <w:r w:rsidRPr="00D623CE">
          <w:rPr>
            <w:rFonts w:ascii="Times New Roman" w:hAnsi="Times New Roman" w:cs="Times New Roman"/>
            <w:sz w:val="18"/>
            <w:szCs w:val="18"/>
          </w:rPr>
          <w:t xml:space="preserve">The </w:t>
        </w:r>
      </w:ins>
      <w:ins w:id="379" w:author="Jiahao XU" w:date="2021-12-15T18:14:00Z">
        <w:r w:rsidR="000A2914">
          <w:rPr>
            <w:rFonts w:ascii="Times New Roman" w:hAnsi="Times New Roman" w:cs="Times New Roman"/>
            <w:sz w:val="18"/>
            <w:szCs w:val="18"/>
          </w:rPr>
          <w:t>SORT</w:t>
        </w:r>
      </w:ins>
      <w:ins w:id="380" w:author="Jiahao XU" w:date="2021-12-14T14:03:00Z">
        <w:r w:rsidRPr="00D623CE">
          <w:rPr>
            <w:rFonts w:ascii="Times New Roman" w:hAnsi="Times New Roman" w:cs="Times New Roman"/>
            <w:sz w:val="18"/>
            <w:szCs w:val="18"/>
          </w:rPr>
          <w:t xml:space="preserve"> algorithm is still a rough tracking algorithm, because it can only find the relationship between </w:t>
        </w:r>
      </w:ins>
      <w:ins w:id="381" w:author="Jiahao XU" w:date="2021-12-14T14:04:00Z">
        <w:r>
          <w:rPr>
            <w:rFonts w:ascii="Times New Roman" w:hAnsi="Times New Roman" w:cs="Times New Roman" w:hint="eastAsia"/>
            <w:sz w:val="18"/>
            <w:szCs w:val="18"/>
          </w:rPr>
          <w:t>only</w:t>
        </w:r>
        <w:r>
          <w:rPr>
            <w:rFonts w:ascii="Times New Roman" w:hAnsi="Times New Roman" w:cs="Times New Roman"/>
            <w:sz w:val="18"/>
            <w:szCs w:val="18"/>
          </w:rPr>
          <w:t xml:space="preserve"> </w:t>
        </w:r>
      </w:ins>
      <w:ins w:id="382" w:author="Jiahao XU" w:date="2021-12-14T14:03:00Z">
        <w:r w:rsidRPr="00D623CE">
          <w:rPr>
            <w:rFonts w:ascii="Times New Roman" w:hAnsi="Times New Roman" w:cs="Times New Roman"/>
            <w:sz w:val="18"/>
            <w:szCs w:val="18"/>
          </w:rPr>
          <w:t>two frames.</w:t>
        </w:r>
      </w:ins>
      <w:ins w:id="383" w:author="Jiahao XU" w:date="2021-12-14T14:04:00Z">
        <w:r w:rsidRPr="00D623CE">
          <w:t xml:space="preserve"> </w:t>
        </w:r>
        <w:r w:rsidRPr="00D623CE">
          <w:rPr>
            <w:rFonts w:ascii="Times New Roman" w:hAnsi="Times New Roman" w:cs="Times New Roman"/>
            <w:sz w:val="18"/>
            <w:szCs w:val="18"/>
          </w:rPr>
          <w:t xml:space="preserve">When the object is occluded, it is especially easy to lose </w:t>
        </w:r>
        <w:r>
          <w:rPr>
            <w:rFonts w:ascii="Times New Roman" w:hAnsi="Times New Roman" w:cs="Times New Roman"/>
            <w:sz w:val="18"/>
            <w:szCs w:val="18"/>
          </w:rPr>
          <w:t>its tracking</w:t>
        </w:r>
        <w:r w:rsidRPr="00D623CE">
          <w:rPr>
            <w:rFonts w:ascii="Times New Roman" w:hAnsi="Times New Roman" w:cs="Times New Roman"/>
            <w:sz w:val="18"/>
            <w:szCs w:val="18"/>
          </w:rPr>
          <w:t xml:space="preserve"> ID.</w:t>
        </w:r>
        <w:r w:rsidRPr="00D623CE">
          <w:t xml:space="preserve"> </w:t>
        </w:r>
        <w:r w:rsidRPr="00D623CE">
          <w:rPr>
            <w:rFonts w:ascii="Times New Roman" w:hAnsi="Times New Roman" w:cs="Times New Roman"/>
            <w:sz w:val="18"/>
            <w:szCs w:val="18"/>
          </w:rPr>
          <w:t xml:space="preserve">The DeepSORT algorithm is improved on the basis of the SORT algorithm to establish the </w:t>
        </w:r>
      </w:ins>
      <w:ins w:id="384" w:author="Jiahao XU" w:date="2021-12-15T18:14:00Z">
        <w:r w:rsidR="000A2914" w:rsidRPr="00D623CE">
          <w:rPr>
            <w:rFonts w:ascii="Times New Roman" w:hAnsi="Times New Roman" w:cs="Times New Roman"/>
            <w:sz w:val="18"/>
            <w:szCs w:val="18"/>
          </w:rPr>
          <w:t>long-term</w:t>
        </w:r>
        <w:r w:rsidR="000A2914" w:rsidRPr="00D623CE">
          <w:rPr>
            <w:rFonts w:ascii="Times New Roman" w:hAnsi="Times New Roman" w:cs="Times New Roman"/>
            <w:sz w:val="18"/>
            <w:szCs w:val="18"/>
          </w:rPr>
          <w:t xml:space="preserve"> </w:t>
        </w:r>
      </w:ins>
      <w:ins w:id="385" w:author="Jiahao XU" w:date="2021-12-14T14:04:00Z">
        <w:r w:rsidRPr="00D623CE">
          <w:rPr>
            <w:rFonts w:ascii="Times New Roman" w:hAnsi="Times New Roman" w:cs="Times New Roman"/>
            <w:sz w:val="18"/>
            <w:szCs w:val="18"/>
          </w:rPr>
          <w:t>relationship between multi-frames</w:t>
        </w:r>
      </w:ins>
      <w:ins w:id="386" w:author="Jiahao XU" w:date="2021-12-14T14:05:00Z">
        <w:r>
          <w:rPr>
            <w:rFonts w:ascii="Times New Roman" w:hAnsi="Times New Roman" w:cs="Times New Roman"/>
            <w:sz w:val="18"/>
            <w:szCs w:val="18"/>
          </w:rPr>
          <w:t xml:space="preserve"> and t</w:t>
        </w:r>
        <w:r w:rsidRPr="00D623CE">
          <w:rPr>
            <w:rFonts w:ascii="Times New Roman" w:hAnsi="Times New Roman" w:cs="Times New Roman"/>
            <w:sz w:val="18"/>
            <w:szCs w:val="18"/>
          </w:rPr>
          <w:t xml:space="preserve">he method is to </w:t>
        </w:r>
        <w:r>
          <w:rPr>
            <w:rFonts w:ascii="Times New Roman" w:hAnsi="Times New Roman" w:cs="Times New Roman"/>
            <w:sz w:val="18"/>
            <w:szCs w:val="18"/>
          </w:rPr>
          <w:t>use</w:t>
        </w:r>
        <w:r w:rsidRPr="00D623CE">
          <w:rPr>
            <w:rFonts w:ascii="Times New Roman" w:hAnsi="Times New Roman" w:cs="Times New Roman"/>
            <w:sz w:val="18"/>
            <w:szCs w:val="18"/>
          </w:rPr>
          <w:t xml:space="preserve"> the matching cascade and the confirmation of the new trajectory.</w:t>
        </w:r>
      </w:ins>
      <w:ins w:id="387" w:author="Jiahao XU" w:date="2021-12-14T14:08:00Z">
        <w:r w:rsidR="00145996" w:rsidRPr="00145996">
          <w:t xml:space="preserve"> </w:t>
        </w:r>
        <w:r w:rsidR="00145996" w:rsidRPr="00145996">
          <w:rPr>
            <w:rFonts w:ascii="Times New Roman" w:hAnsi="Times New Roman" w:cs="Times New Roman"/>
            <w:sz w:val="18"/>
            <w:szCs w:val="18"/>
          </w:rPr>
          <w:t xml:space="preserve">Tracks are divided into confirmed state and unconfirmed state. Newly generated Tracks are in unconfirmed state; Tracks in unconfirmed state must be continuously matched with Detections </w:t>
        </w:r>
        <w:r w:rsidR="00145996">
          <w:rPr>
            <w:rFonts w:ascii="Times New Roman" w:hAnsi="Times New Roman" w:cs="Times New Roman"/>
            <w:sz w:val="18"/>
            <w:szCs w:val="18"/>
          </w:rPr>
          <w:t xml:space="preserve">for </w:t>
        </w:r>
        <w:r w:rsidR="00145996" w:rsidRPr="00145996">
          <w:rPr>
            <w:rFonts w:ascii="Times New Roman" w:hAnsi="Times New Roman" w:cs="Times New Roman"/>
            <w:sz w:val="18"/>
            <w:szCs w:val="18"/>
          </w:rPr>
          <w:t xml:space="preserve">a certain number of times (default is 3) before they can be converted into </w:t>
        </w:r>
        <w:r w:rsidR="00145996">
          <w:rPr>
            <w:rFonts w:ascii="Times New Roman" w:hAnsi="Times New Roman" w:cs="Times New Roman"/>
            <w:sz w:val="18"/>
            <w:szCs w:val="18"/>
          </w:rPr>
          <w:t>c</w:t>
        </w:r>
        <w:r w:rsidR="00145996" w:rsidRPr="00145996">
          <w:rPr>
            <w:rFonts w:ascii="Times New Roman" w:hAnsi="Times New Roman" w:cs="Times New Roman"/>
            <w:sz w:val="18"/>
            <w:szCs w:val="18"/>
          </w:rPr>
          <w:t>onfirm</w:t>
        </w:r>
        <w:r w:rsidR="00145996">
          <w:rPr>
            <w:rFonts w:ascii="Times New Roman" w:hAnsi="Times New Roman" w:cs="Times New Roman"/>
            <w:sz w:val="18"/>
            <w:szCs w:val="18"/>
          </w:rPr>
          <w:t>ed</w:t>
        </w:r>
        <w:r w:rsidR="00145996" w:rsidRPr="00145996">
          <w:rPr>
            <w:rFonts w:ascii="Times New Roman" w:hAnsi="Times New Roman" w:cs="Times New Roman"/>
            <w:sz w:val="18"/>
            <w:szCs w:val="18"/>
          </w:rPr>
          <w:t xml:space="preserve"> state. Tracks in the confirmed state must be mismatched with Detections </w:t>
        </w:r>
      </w:ins>
      <w:ins w:id="388" w:author="Jiahao XU" w:date="2021-12-14T14:09:00Z">
        <w:r w:rsidR="00145996">
          <w:rPr>
            <w:rFonts w:ascii="Times New Roman" w:hAnsi="Times New Roman" w:cs="Times New Roman"/>
            <w:sz w:val="18"/>
            <w:szCs w:val="18"/>
          </w:rPr>
          <w:t xml:space="preserve">for </w:t>
        </w:r>
      </w:ins>
      <w:ins w:id="389" w:author="Jiahao XU" w:date="2021-12-14T14:08:00Z">
        <w:r w:rsidR="00145996" w:rsidRPr="00145996">
          <w:rPr>
            <w:rFonts w:ascii="Times New Roman" w:hAnsi="Times New Roman" w:cs="Times New Roman"/>
            <w:sz w:val="18"/>
            <w:szCs w:val="18"/>
          </w:rPr>
          <w:t>a certain number of times (default 30 times) before they will be deleted.</w:t>
        </w:r>
      </w:ins>
    </w:p>
    <w:p w14:paraId="2E492D69" w14:textId="53A5BF9B" w:rsidR="00145996" w:rsidRDefault="00145996" w:rsidP="00D623CE">
      <w:pPr>
        <w:rPr>
          <w:ins w:id="390" w:author="Jiahao XU" w:date="2021-12-14T14:10:00Z"/>
          <w:rFonts w:ascii="Times New Roman" w:hAnsi="Times New Roman" w:cs="Times New Roman"/>
          <w:sz w:val="18"/>
          <w:szCs w:val="18"/>
        </w:rPr>
      </w:pPr>
      <w:ins w:id="391" w:author="Jiahao XU" w:date="2021-12-14T14:09:00Z">
        <w:r>
          <w:rPr>
            <w:rFonts w:ascii="Times New Roman" w:hAnsi="Times New Roman" w:cs="Times New Roman" w:hint="eastAsia"/>
            <w:sz w:val="18"/>
            <w:szCs w:val="18"/>
          </w:rPr>
          <w:t>K</w:t>
        </w:r>
        <w:r>
          <w:rPr>
            <w:rFonts w:ascii="Times New Roman" w:hAnsi="Times New Roman" w:cs="Times New Roman"/>
            <w:sz w:val="18"/>
            <w:szCs w:val="18"/>
          </w:rPr>
          <w:t>alman filter</w:t>
        </w:r>
      </w:ins>
      <w:ins w:id="392" w:author="Jiahao XU" w:date="2021-12-14T15:41:00Z">
        <w:r w:rsidR="001C77FB">
          <w:rPr>
            <w:rFonts w:ascii="Times New Roman" w:hAnsi="Times New Roman" w:cs="Times New Roman"/>
            <w:sz w:val="18"/>
            <w:szCs w:val="18"/>
          </w:rPr>
          <w:t xml:space="preserve"> in Dee</w:t>
        </w:r>
        <w:r w:rsidR="001C77FB">
          <w:rPr>
            <w:rFonts w:ascii="Times New Roman" w:hAnsi="Times New Roman" w:cs="Times New Roman" w:hint="eastAsia"/>
            <w:sz w:val="18"/>
            <w:szCs w:val="18"/>
          </w:rPr>
          <w:t>p</w:t>
        </w:r>
        <w:r w:rsidR="001C77FB">
          <w:rPr>
            <w:rFonts w:ascii="Times New Roman" w:hAnsi="Times New Roman" w:cs="Times New Roman"/>
            <w:sz w:val="18"/>
            <w:szCs w:val="18"/>
          </w:rPr>
          <w:t>SORT:</w:t>
        </w:r>
      </w:ins>
    </w:p>
    <w:p w14:paraId="1B47DCCD" w14:textId="02BF5390" w:rsidR="005C3D87" w:rsidRPr="005C3D87" w:rsidRDefault="00927EC4" w:rsidP="005C3D87">
      <w:pPr>
        <w:rPr>
          <w:ins w:id="393" w:author="Jiahao XU" w:date="2021-12-14T14:11:00Z"/>
          <w:rFonts w:ascii="Times New Roman" w:hAnsi="Times New Roman" w:cs="Times New Roman"/>
          <w:sz w:val="18"/>
          <w:szCs w:val="18"/>
          <w:rPrChange w:id="394" w:author="Jiahao XU" w:date="2021-12-14T14:12:00Z">
            <w:rPr>
              <w:ins w:id="395" w:author="Jiahao XU" w:date="2021-12-14T14:11:00Z"/>
            </w:rPr>
          </w:rPrChange>
        </w:rPr>
      </w:pPr>
      <w:ins w:id="396" w:author="Jiahao XU" w:date="2021-12-14T14:12:00Z">
        <w:r w:rsidRPr="000956DD">
          <w:rPr>
            <w:noProof/>
            <w:sz w:val="18"/>
            <w:szCs w:val="18"/>
          </w:rPr>
          <w:drawing>
            <wp:anchor distT="0" distB="0" distL="114300" distR="114300" simplePos="0" relativeHeight="251667456" behindDoc="0" locked="0" layoutInCell="1" allowOverlap="1" wp14:anchorId="1F11665E" wp14:editId="7DC4ED53">
              <wp:simplePos x="0" y="0"/>
              <wp:positionH relativeFrom="margin">
                <wp:align>center</wp:align>
              </wp:positionH>
              <wp:positionV relativeFrom="paragraph">
                <wp:posOffset>304165</wp:posOffset>
              </wp:positionV>
              <wp:extent cx="1537970" cy="297815"/>
              <wp:effectExtent l="0" t="0" r="5080" b="6985"/>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537970" cy="297815"/>
                      </a:xfrm>
                      <a:prstGeom prst="rect">
                        <a:avLst/>
                      </a:prstGeom>
                    </pic:spPr>
                  </pic:pic>
                </a:graphicData>
              </a:graphic>
              <wp14:sizeRelH relativeFrom="page">
                <wp14:pctWidth>0</wp14:pctWidth>
              </wp14:sizeRelH>
              <wp14:sizeRelV relativeFrom="page">
                <wp14:pctHeight>0</wp14:pctHeight>
              </wp14:sizeRelV>
            </wp:anchor>
          </w:drawing>
        </w:r>
        <w:r w:rsidR="005C3D87">
          <w:rPr>
            <w:rFonts w:ascii="Times New Roman" w:hAnsi="Times New Roman" w:cs="Times New Roman"/>
            <w:sz w:val="18"/>
            <w:szCs w:val="18"/>
          </w:rPr>
          <w:t>1. T</w:t>
        </w:r>
      </w:ins>
      <w:ins w:id="397" w:author="Jiahao XU" w:date="2021-12-14T14:10:00Z">
        <w:r w:rsidR="005C3D87" w:rsidRPr="005C3D87">
          <w:rPr>
            <w:rFonts w:ascii="Times New Roman" w:hAnsi="Times New Roman" w:cs="Times New Roman"/>
            <w:sz w:val="18"/>
            <w:szCs w:val="18"/>
            <w:rPrChange w:id="398" w:author="Jiahao XU" w:date="2021-12-14T14:12:00Z">
              <w:rPr/>
            </w:rPrChange>
          </w:rPr>
          <w:t xml:space="preserve">he </w:t>
        </w:r>
      </w:ins>
      <w:ins w:id="399" w:author="Jiahao XU" w:date="2021-12-14T14:11:00Z">
        <w:r w:rsidR="005C3D87" w:rsidRPr="005C3D87">
          <w:rPr>
            <w:rFonts w:ascii="Times New Roman" w:hAnsi="Times New Roman" w:cs="Times New Roman"/>
            <w:sz w:val="18"/>
            <w:szCs w:val="18"/>
            <w:rPrChange w:id="400" w:author="Jiahao XU" w:date="2021-12-14T14:12:00Z">
              <w:rPr/>
            </w:rPrChange>
          </w:rPr>
          <w:t xml:space="preserve">state of the </w:t>
        </w:r>
      </w:ins>
      <w:ins w:id="401" w:author="Jiahao XU" w:date="2021-12-14T14:10:00Z">
        <w:r w:rsidR="005C3D87" w:rsidRPr="005C3D87">
          <w:rPr>
            <w:rFonts w:ascii="Times New Roman" w:hAnsi="Times New Roman" w:cs="Times New Roman"/>
            <w:sz w:val="18"/>
            <w:szCs w:val="18"/>
            <w:rPrChange w:id="402" w:author="Jiahao XU" w:date="2021-12-14T14:12:00Z">
              <w:rPr/>
            </w:rPrChange>
          </w:rPr>
          <w:t xml:space="preserve">DeepSORT is an eight-dimensional vector. They respectively represent the </w:t>
        </w:r>
      </w:ins>
      <w:ins w:id="403" w:author="Jiahao XU" w:date="2021-12-14T14:11:00Z">
        <w:r w:rsidR="005C3D87" w:rsidRPr="005C3D87">
          <w:rPr>
            <w:rFonts w:ascii="Times New Roman" w:hAnsi="Times New Roman" w:cs="Times New Roman"/>
            <w:sz w:val="18"/>
            <w:szCs w:val="18"/>
            <w:rPrChange w:id="404" w:author="Jiahao XU" w:date="2021-12-14T14:12:00Z">
              <w:rPr/>
            </w:rPrChange>
          </w:rPr>
          <w:t>coordinate</w:t>
        </w:r>
      </w:ins>
      <w:ins w:id="405" w:author="Jiahao XU" w:date="2021-12-14T14:10:00Z">
        <w:r w:rsidR="005C3D87" w:rsidRPr="005C3D87">
          <w:rPr>
            <w:rFonts w:ascii="Times New Roman" w:hAnsi="Times New Roman" w:cs="Times New Roman"/>
            <w:sz w:val="18"/>
            <w:szCs w:val="18"/>
            <w:rPrChange w:id="406" w:author="Jiahao XU" w:date="2021-12-14T14:12:00Z">
              <w:rPr/>
            </w:rPrChange>
          </w:rPr>
          <w:t xml:space="preserve"> of the target center, the aspect ratio and height of the current target frame, and the </w:t>
        </w:r>
      </w:ins>
      <w:ins w:id="407" w:author="Jiahao XU" w:date="2021-12-14T14:11:00Z">
        <w:r w:rsidR="005C3D87" w:rsidRPr="005C3D87">
          <w:rPr>
            <w:rFonts w:ascii="Times New Roman" w:hAnsi="Times New Roman" w:cs="Times New Roman"/>
            <w:sz w:val="18"/>
            <w:szCs w:val="18"/>
            <w:rPrChange w:id="408" w:author="Jiahao XU" w:date="2021-12-14T14:12:00Z">
              <w:rPr/>
            </w:rPrChange>
          </w:rPr>
          <w:t>changing rate</w:t>
        </w:r>
      </w:ins>
      <w:ins w:id="409" w:author="Jiahao XU" w:date="2021-12-14T14:10:00Z">
        <w:r w:rsidR="005C3D87" w:rsidRPr="005C3D87">
          <w:rPr>
            <w:rFonts w:ascii="Times New Roman" w:hAnsi="Times New Roman" w:cs="Times New Roman"/>
            <w:sz w:val="18"/>
            <w:szCs w:val="18"/>
            <w:rPrChange w:id="410" w:author="Jiahao XU" w:date="2021-12-14T14:12:00Z">
              <w:rPr/>
            </w:rPrChange>
          </w:rPr>
          <w:t xml:space="preserve"> of the above four states.</w:t>
        </w:r>
      </w:ins>
    </w:p>
    <w:p w14:paraId="68D414AA" w14:textId="3850ED40" w:rsidR="005C3D87" w:rsidRPr="005C3D87" w:rsidRDefault="005C3D87" w:rsidP="005C3D87">
      <w:pPr>
        <w:rPr>
          <w:ins w:id="411" w:author="Jiahao XU" w:date="2021-12-14T14:03:00Z"/>
          <w:rFonts w:ascii="Times New Roman" w:hAnsi="Times New Roman" w:cs="Times New Roman"/>
          <w:sz w:val="18"/>
          <w:szCs w:val="18"/>
          <w:rPrChange w:id="412" w:author="Jiahao XU" w:date="2021-12-14T14:11:00Z">
            <w:rPr>
              <w:ins w:id="413" w:author="Jiahao XU" w:date="2021-12-14T14:03:00Z"/>
            </w:rPr>
          </w:rPrChange>
        </w:rPr>
      </w:pPr>
    </w:p>
    <w:p w14:paraId="3A1A0AD9" w14:textId="4A1A06A2" w:rsidR="00301FA0" w:rsidDel="005C3D87" w:rsidRDefault="005C3D87" w:rsidP="008854E5">
      <w:pPr>
        <w:rPr>
          <w:del w:id="414" w:author="Jiahao XU" w:date="2021-12-14T12:23:00Z"/>
          <w:rFonts w:ascii="Times New Roman" w:hAnsi="Times New Roman" w:cs="Times New Roman"/>
          <w:sz w:val="18"/>
          <w:szCs w:val="18"/>
        </w:rPr>
      </w:pPr>
      <w:ins w:id="415" w:author="Jiahao XU" w:date="2021-12-14T14:12:00Z">
        <w:r w:rsidRPr="00205415">
          <w:rPr>
            <w:rFonts w:ascii="Times New Roman" w:hAnsi="Times New Roman" w:cs="Times New Roman"/>
            <w:sz w:val="18"/>
            <w:szCs w:val="18"/>
          </w:rPr>
          <w:t xml:space="preserve">2. For the Detection based Tracking framework, the next frame can be used as the detection result, so </w:t>
        </w:r>
        <w:r>
          <w:rPr>
            <w:rFonts w:ascii="Times New Roman" w:hAnsi="Times New Roman" w:cs="Times New Roman"/>
            <w:sz w:val="18"/>
            <w:szCs w:val="18"/>
          </w:rPr>
          <w:t>when using</w:t>
        </w:r>
        <w:r w:rsidRPr="00205415">
          <w:rPr>
            <w:rFonts w:ascii="Times New Roman" w:hAnsi="Times New Roman" w:cs="Times New Roman"/>
            <w:sz w:val="18"/>
            <w:szCs w:val="18"/>
          </w:rPr>
          <w:t xml:space="preserve"> the Kalman filter, the detection result plays the role of the observation</w:t>
        </w:r>
        <w:r>
          <w:rPr>
            <w:rFonts w:ascii="Times New Roman" w:hAnsi="Times New Roman" w:cs="Times New Roman"/>
            <w:sz w:val="18"/>
            <w:szCs w:val="18"/>
          </w:rPr>
          <w:t>.</w:t>
        </w:r>
      </w:ins>
    </w:p>
    <w:p w14:paraId="0E34F84C" w14:textId="77777777" w:rsidR="005C3D87" w:rsidRPr="008854E5" w:rsidRDefault="005C3D87" w:rsidP="005C3D87">
      <w:pPr>
        <w:rPr>
          <w:ins w:id="416" w:author="Jiahao XU" w:date="2021-12-14T14:12:00Z"/>
          <w:rFonts w:ascii="Times New Roman" w:hAnsi="Times New Roman" w:cs="Times New Roman"/>
          <w:sz w:val="18"/>
          <w:szCs w:val="18"/>
          <w:rPrChange w:id="417" w:author="Jiahao XU" w:date="2021-12-14T13:53:00Z">
            <w:rPr>
              <w:ins w:id="418" w:author="Jiahao XU" w:date="2021-12-14T14:12:00Z"/>
            </w:rPr>
          </w:rPrChange>
        </w:rPr>
      </w:pPr>
    </w:p>
    <w:p w14:paraId="05CDEE94" w14:textId="2657CE2F" w:rsidR="00380E03" w:rsidDel="003042EC" w:rsidRDefault="00927EC4" w:rsidP="008854E5">
      <w:pPr>
        <w:rPr>
          <w:del w:id="419" w:author="Jiahao XU" w:date="2021-12-14T12:23:00Z"/>
          <w:rFonts w:ascii="Times New Roman" w:hAnsi="Times New Roman" w:cs="Times New Roman"/>
          <w:sz w:val="18"/>
          <w:szCs w:val="18"/>
        </w:rPr>
      </w:pPr>
      <w:ins w:id="420" w:author="Jiahao XU" w:date="2021-12-14T14:17:00Z">
        <w:r w:rsidRPr="00276495">
          <w:rPr>
            <w:noProof/>
            <w:sz w:val="18"/>
            <w:szCs w:val="18"/>
          </w:rPr>
          <w:drawing>
            <wp:anchor distT="0" distB="0" distL="114300" distR="114300" simplePos="0" relativeHeight="251668480" behindDoc="0" locked="0" layoutInCell="1" allowOverlap="1" wp14:anchorId="5FD0FF9B" wp14:editId="03A1E7B2">
              <wp:simplePos x="0" y="0"/>
              <wp:positionH relativeFrom="margin">
                <wp:align>center</wp:align>
              </wp:positionH>
              <wp:positionV relativeFrom="paragraph">
                <wp:posOffset>287020</wp:posOffset>
              </wp:positionV>
              <wp:extent cx="3900170" cy="792480"/>
              <wp:effectExtent l="0" t="0" r="5080" b="762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00170" cy="792480"/>
                      </a:xfrm>
                      <a:prstGeom prst="rect">
                        <a:avLst/>
                      </a:prstGeom>
                    </pic:spPr>
                  </pic:pic>
                </a:graphicData>
              </a:graphic>
              <wp14:sizeRelH relativeFrom="page">
                <wp14:pctWidth>0</wp14:pctWidth>
              </wp14:sizeRelH>
              <wp14:sizeRelV relativeFrom="page">
                <wp14:pctHeight>0</wp14:pctHeight>
              </wp14:sizeRelV>
            </wp:anchor>
          </w:drawing>
        </w:r>
        <w:r w:rsidR="003042EC">
          <w:rPr>
            <w:rFonts w:ascii="Times New Roman" w:hAnsi="Times New Roman" w:cs="Times New Roman"/>
            <w:sz w:val="18"/>
            <w:szCs w:val="18"/>
          </w:rPr>
          <w:t xml:space="preserve">3. </w:t>
        </w:r>
        <w:r w:rsidR="003042EC" w:rsidRPr="00FC01CB">
          <w:rPr>
            <w:rFonts w:ascii="Times New Roman" w:hAnsi="Times New Roman" w:cs="Times New Roman"/>
            <w:sz w:val="18"/>
            <w:szCs w:val="18"/>
          </w:rPr>
          <w:t>The setting of each covariance parameter should use empirical parameters. For each covariance of Kalman filter, the initial state is:</w:t>
        </w:r>
      </w:ins>
    </w:p>
    <w:p w14:paraId="27DB0EBC" w14:textId="73033FB4" w:rsidR="003042EC" w:rsidRDefault="003042EC" w:rsidP="003042EC">
      <w:pPr>
        <w:rPr>
          <w:ins w:id="421" w:author="Jiahao XU" w:date="2021-12-14T14:17:00Z"/>
          <w:rFonts w:ascii="Times New Roman" w:hAnsi="Times New Roman" w:cs="Times New Roman"/>
          <w:sz w:val="18"/>
          <w:szCs w:val="18"/>
        </w:rPr>
      </w:pPr>
    </w:p>
    <w:p w14:paraId="5EAFD77F" w14:textId="2305E4C3" w:rsidR="003042EC" w:rsidRDefault="003042EC" w:rsidP="003042EC">
      <w:pPr>
        <w:rPr>
          <w:ins w:id="422" w:author="Jiahao XU" w:date="2021-12-14T15:36:00Z"/>
          <w:rFonts w:ascii="Times New Roman" w:hAnsi="Times New Roman" w:cs="Times New Roman"/>
          <w:sz w:val="18"/>
          <w:szCs w:val="18"/>
        </w:rPr>
      </w:pPr>
    </w:p>
    <w:p w14:paraId="3425CF9A" w14:textId="26884E2E" w:rsidR="00927EC4" w:rsidRDefault="00927EC4" w:rsidP="003042EC">
      <w:pPr>
        <w:rPr>
          <w:ins w:id="423" w:author="Jiahao XU" w:date="2021-12-14T15:36:00Z"/>
          <w:rFonts w:ascii="Times New Roman" w:hAnsi="Times New Roman" w:cs="Times New Roman"/>
          <w:sz w:val="18"/>
          <w:szCs w:val="18"/>
        </w:rPr>
      </w:pPr>
    </w:p>
    <w:p w14:paraId="562BF5FA" w14:textId="77777777" w:rsidR="00927EC4" w:rsidRPr="008854E5" w:rsidRDefault="00927EC4" w:rsidP="003042EC">
      <w:pPr>
        <w:rPr>
          <w:ins w:id="424" w:author="Jiahao XU" w:date="2021-12-14T14:17:00Z"/>
          <w:rFonts w:ascii="Times New Roman" w:hAnsi="Times New Roman" w:cs="Times New Roman"/>
          <w:sz w:val="18"/>
          <w:szCs w:val="18"/>
          <w:rPrChange w:id="425" w:author="Jiahao XU" w:date="2021-12-14T13:53:00Z">
            <w:rPr>
              <w:ins w:id="426" w:author="Jiahao XU" w:date="2021-12-14T14:17:00Z"/>
            </w:rPr>
          </w:rPrChange>
        </w:rPr>
      </w:pPr>
    </w:p>
    <w:p w14:paraId="13DB49BE" w14:textId="6E5EEB8D" w:rsidR="00380E03" w:rsidDel="003042EC" w:rsidRDefault="003042EC" w:rsidP="008854E5">
      <w:pPr>
        <w:rPr>
          <w:del w:id="427" w:author="Jiahao XU" w:date="2021-12-14T12:23:00Z"/>
          <w:rFonts w:ascii="Times New Roman" w:hAnsi="Times New Roman" w:cs="Times New Roman"/>
          <w:sz w:val="18"/>
          <w:szCs w:val="18"/>
        </w:rPr>
      </w:pPr>
      <w:ins w:id="428" w:author="Jiahao XU" w:date="2021-12-14T14:18:00Z">
        <w:r w:rsidRPr="003042EC">
          <w:rPr>
            <w:rFonts w:ascii="Times New Roman" w:hAnsi="Times New Roman" w:cs="Times New Roman"/>
            <w:sz w:val="18"/>
            <w:szCs w:val="18"/>
          </w:rPr>
          <w:t>It can be seen that compared to the SORT algorithm, two additional parameters, the standard deviation of the position and the velocity, are introduced. From the overall design, the uncertainty of the velocity relative to the position and shape is still higher.</w:t>
        </w:r>
      </w:ins>
      <w:del w:id="429" w:author="Jiahao XU" w:date="2021-12-14T12:23:00Z">
        <w:r w:rsidR="00380E03" w:rsidRPr="008854E5" w:rsidDel="0034346E">
          <w:rPr>
            <w:rFonts w:ascii="Times New Roman" w:hAnsi="Times New Roman" w:cs="Times New Roman"/>
            <w:sz w:val="18"/>
            <w:szCs w:val="18"/>
            <w:rPrChange w:id="430" w:author="Jiahao XU" w:date="2021-12-14T13:53:00Z">
              <w:rPr>
                <w:rFonts w:ascii="Times New Roman" w:hAnsi="Times New Roman" w:cs="Times New Roman"/>
                <w:sz w:val="14"/>
                <w:szCs w:val="14"/>
              </w:rPr>
            </w:rPrChange>
          </w:rPr>
          <w:delText xml:space="preserve">Figure </w:delText>
        </w:r>
        <w:r w:rsidR="00BD46F1" w:rsidRPr="008854E5" w:rsidDel="0034346E">
          <w:rPr>
            <w:rFonts w:ascii="Times New Roman" w:hAnsi="Times New Roman" w:cs="Times New Roman"/>
            <w:sz w:val="18"/>
            <w:szCs w:val="18"/>
            <w:rPrChange w:id="431" w:author="Jiahao XU" w:date="2021-12-14T13:53:00Z">
              <w:rPr>
                <w:rFonts w:ascii="Times New Roman" w:hAnsi="Times New Roman" w:cs="Times New Roman"/>
                <w:sz w:val="14"/>
                <w:szCs w:val="14"/>
              </w:rPr>
            </w:rPrChange>
          </w:rPr>
          <w:delText>1</w:delText>
        </w:r>
        <w:r w:rsidR="00F1636C" w:rsidRPr="008854E5" w:rsidDel="0034346E">
          <w:rPr>
            <w:rFonts w:ascii="Times New Roman" w:hAnsi="Times New Roman" w:cs="Times New Roman"/>
            <w:sz w:val="18"/>
            <w:szCs w:val="18"/>
            <w:rPrChange w:id="432" w:author="Jiahao XU" w:date="2021-12-14T13:53:00Z">
              <w:rPr>
                <w:rFonts w:ascii="Times New Roman" w:hAnsi="Times New Roman" w:cs="Times New Roman"/>
                <w:sz w:val="14"/>
                <w:szCs w:val="14"/>
              </w:rPr>
            </w:rPrChange>
          </w:rPr>
          <w:delText>.</w:delText>
        </w:r>
        <w:r w:rsidR="00BD46F1" w:rsidRPr="008854E5" w:rsidDel="0034346E">
          <w:rPr>
            <w:rFonts w:ascii="Times New Roman" w:hAnsi="Times New Roman" w:cs="Times New Roman"/>
            <w:sz w:val="18"/>
            <w:szCs w:val="18"/>
            <w:rPrChange w:id="433" w:author="Jiahao XU" w:date="2021-12-14T13:53:00Z">
              <w:rPr>
                <w:rFonts w:ascii="Times New Roman" w:hAnsi="Times New Roman" w:cs="Times New Roman"/>
                <w:sz w:val="14"/>
                <w:szCs w:val="14"/>
              </w:rPr>
            </w:rPrChange>
          </w:rPr>
          <w:delText xml:space="preserve"> Birds</w:delText>
        </w:r>
        <w:r w:rsidR="00380E03" w:rsidRPr="008854E5" w:rsidDel="0034346E">
          <w:rPr>
            <w:rFonts w:ascii="Times New Roman" w:hAnsi="Times New Roman" w:cs="Times New Roman"/>
            <w:sz w:val="18"/>
            <w:szCs w:val="18"/>
            <w:rPrChange w:id="434" w:author="Jiahao XU" w:date="2021-12-14T13:53:00Z">
              <w:rPr>
                <w:rFonts w:ascii="Times New Roman" w:hAnsi="Times New Roman" w:cs="Times New Roman"/>
                <w:sz w:val="14"/>
                <w:szCs w:val="14"/>
              </w:rPr>
            </w:rPrChange>
          </w:rPr>
          <w:delText xml:space="preserve"> Eye View of the Target</w:delText>
        </w:r>
      </w:del>
    </w:p>
    <w:p w14:paraId="4A7F7556" w14:textId="77777777" w:rsidR="003042EC" w:rsidRPr="003042EC" w:rsidRDefault="003042EC">
      <w:pPr>
        <w:rPr>
          <w:ins w:id="435" w:author="Jiahao XU" w:date="2021-12-14T14:18:00Z"/>
          <w:rFonts w:ascii="Times New Roman" w:hAnsi="Times New Roman" w:cs="Times New Roman"/>
          <w:sz w:val="18"/>
          <w:szCs w:val="18"/>
          <w:rPrChange w:id="436" w:author="Jiahao XU" w:date="2021-12-14T14:18:00Z">
            <w:rPr>
              <w:ins w:id="437" w:author="Jiahao XU" w:date="2021-12-14T14:18:00Z"/>
              <w:rFonts w:ascii="Times New Roman" w:hAnsi="Times New Roman" w:cs="Times New Roman"/>
              <w:sz w:val="14"/>
              <w:szCs w:val="14"/>
            </w:rPr>
          </w:rPrChange>
        </w:rPr>
        <w:pPrChange w:id="438" w:author="Jiahao XU" w:date="2021-12-14T13:51:00Z">
          <w:pPr>
            <w:jc w:val="center"/>
          </w:pPr>
        </w:pPrChange>
      </w:pPr>
    </w:p>
    <w:p w14:paraId="4FE41573" w14:textId="1B560880" w:rsidR="003042EC" w:rsidRDefault="003042EC" w:rsidP="003042EC">
      <w:pPr>
        <w:rPr>
          <w:ins w:id="439" w:author="Jiahao XU" w:date="2021-12-14T14:19:00Z"/>
          <w:rFonts w:ascii="Times New Roman" w:hAnsi="Times New Roman" w:cs="Times New Roman"/>
          <w:sz w:val="18"/>
          <w:szCs w:val="18"/>
        </w:rPr>
      </w:pPr>
      <w:ins w:id="440" w:author="Jiahao XU" w:date="2021-12-14T14:18:00Z">
        <w:r>
          <w:rPr>
            <w:rFonts w:ascii="Times New Roman" w:hAnsi="Times New Roman" w:cs="Times New Roman"/>
            <w:sz w:val="18"/>
            <w:szCs w:val="18"/>
          </w:rPr>
          <w:t xml:space="preserve">4. </w:t>
        </w:r>
        <w:r w:rsidRPr="00FC01CB">
          <w:rPr>
            <w:rFonts w:ascii="Times New Roman" w:hAnsi="Times New Roman" w:cs="Times New Roman"/>
            <w:sz w:val="18"/>
            <w:szCs w:val="18"/>
          </w:rPr>
          <w:t>The next step is to determine the motion form and conversion matrix. Both SORT and DeepSORT are based on the assumption of uniform motion</w:t>
        </w:r>
      </w:ins>
      <w:ins w:id="441" w:author="Jiahao XU" w:date="2021-12-14T14:19:00Z">
        <w:r>
          <w:rPr>
            <w:rFonts w:ascii="Times New Roman" w:hAnsi="Times New Roman" w:cs="Times New Roman"/>
            <w:sz w:val="18"/>
            <w:szCs w:val="18"/>
          </w:rPr>
          <w:t xml:space="preserve"> but </w:t>
        </w:r>
        <w:r w:rsidRPr="003042EC">
          <w:rPr>
            <w:rFonts w:ascii="Times New Roman" w:hAnsi="Times New Roman" w:cs="Times New Roman"/>
            <w:sz w:val="18"/>
            <w:szCs w:val="18"/>
          </w:rPr>
          <w:t>DeepSORT adds the step length of the movement, namely</w:t>
        </w:r>
        <w:r>
          <w:rPr>
            <w:rFonts w:ascii="Times New Roman" w:hAnsi="Times New Roman" w:cs="Times New Roman"/>
            <w:sz w:val="18"/>
            <w:szCs w:val="18"/>
          </w:rPr>
          <w:t>:</w:t>
        </w:r>
      </w:ins>
    </w:p>
    <w:p w14:paraId="51C98F62" w14:textId="4E90E938" w:rsidR="003042EC" w:rsidRDefault="000A2914" w:rsidP="003042EC">
      <w:pPr>
        <w:rPr>
          <w:ins w:id="442" w:author="Jiahao XU" w:date="2021-12-14T14:19:00Z"/>
          <w:rFonts w:ascii="Times New Roman" w:hAnsi="Times New Roman" w:cs="Times New Roman"/>
          <w:sz w:val="18"/>
          <w:szCs w:val="18"/>
        </w:rPr>
      </w:pPr>
      <w:ins w:id="443" w:author="Jiahao XU" w:date="2021-12-14T14:19:00Z">
        <w:r w:rsidRPr="00B3439A">
          <w:rPr>
            <w:noProof/>
            <w:sz w:val="18"/>
            <w:szCs w:val="18"/>
          </w:rPr>
          <w:drawing>
            <wp:anchor distT="0" distB="0" distL="114300" distR="114300" simplePos="0" relativeHeight="251669504" behindDoc="0" locked="0" layoutInCell="1" allowOverlap="1" wp14:anchorId="76835CCA" wp14:editId="37556954">
              <wp:simplePos x="0" y="0"/>
              <wp:positionH relativeFrom="column">
                <wp:posOffset>1517015</wp:posOffset>
              </wp:positionH>
              <wp:positionV relativeFrom="paragraph">
                <wp:posOffset>5080</wp:posOffset>
              </wp:positionV>
              <wp:extent cx="2346960" cy="1541780"/>
              <wp:effectExtent l="0" t="0" r="0" b="127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346960" cy="1541780"/>
                      </a:xfrm>
                      <a:prstGeom prst="rect">
                        <a:avLst/>
                      </a:prstGeom>
                    </pic:spPr>
                  </pic:pic>
                </a:graphicData>
              </a:graphic>
              <wp14:sizeRelH relativeFrom="page">
                <wp14:pctWidth>0</wp14:pctWidth>
              </wp14:sizeRelH>
              <wp14:sizeRelV relativeFrom="page">
                <wp14:pctHeight>0</wp14:pctHeight>
              </wp14:sizeRelV>
            </wp:anchor>
          </w:drawing>
        </w:r>
      </w:ins>
    </w:p>
    <w:p w14:paraId="1252C2B5" w14:textId="77777777" w:rsidR="001C77FB" w:rsidRDefault="001C77FB" w:rsidP="003042EC">
      <w:pPr>
        <w:rPr>
          <w:ins w:id="444" w:author="Jiahao XU" w:date="2021-12-14T15:37:00Z"/>
          <w:rFonts w:ascii="Times New Roman" w:hAnsi="Times New Roman" w:cs="Times New Roman"/>
          <w:sz w:val="18"/>
          <w:szCs w:val="18"/>
        </w:rPr>
      </w:pPr>
    </w:p>
    <w:p w14:paraId="489EEB22" w14:textId="77777777" w:rsidR="001C77FB" w:rsidRDefault="001C77FB" w:rsidP="003042EC">
      <w:pPr>
        <w:rPr>
          <w:ins w:id="445" w:author="Jiahao XU" w:date="2021-12-14T15:37:00Z"/>
          <w:rFonts w:ascii="Times New Roman" w:hAnsi="Times New Roman" w:cs="Times New Roman"/>
          <w:sz w:val="18"/>
          <w:szCs w:val="18"/>
        </w:rPr>
      </w:pPr>
    </w:p>
    <w:p w14:paraId="58DF6C49" w14:textId="77777777" w:rsidR="001C77FB" w:rsidRDefault="001C77FB" w:rsidP="003042EC">
      <w:pPr>
        <w:rPr>
          <w:ins w:id="446" w:author="Jiahao XU" w:date="2021-12-14T15:37:00Z"/>
          <w:rFonts w:ascii="Times New Roman" w:hAnsi="Times New Roman" w:cs="Times New Roman"/>
          <w:sz w:val="18"/>
          <w:szCs w:val="18"/>
        </w:rPr>
      </w:pPr>
    </w:p>
    <w:p w14:paraId="16583CF3" w14:textId="77777777" w:rsidR="001C77FB" w:rsidRDefault="001C77FB" w:rsidP="003042EC">
      <w:pPr>
        <w:rPr>
          <w:ins w:id="447" w:author="Jiahao XU" w:date="2021-12-14T15:37:00Z"/>
          <w:rFonts w:ascii="Times New Roman" w:hAnsi="Times New Roman" w:cs="Times New Roman"/>
          <w:sz w:val="18"/>
          <w:szCs w:val="18"/>
        </w:rPr>
      </w:pPr>
    </w:p>
    <w:p w14:paraId="44F6D401" w14:textId="77777777" w:rsidR="001C77FB" w:rsidRDefault="001C77FB" w:rsidP="003042EC">
      <w:pPr>
        <w:rPr>
          <w:ins w:id="448" w:author="Jiahao XU" w:date="2021-12-14T15:37:00Z"/>
          <w:rFonts w:ascii="Times New Roman" w:hAnsi="Times New Roman" w:cs="Times New Roman"/>
          <w:sz w:val="18"/>
          <w:szCs w:val="18"/>
        </w:rPr>
      </w:pPr>
    </w:p>
    <w:p w14:paraId="7CCA4527" w14:textId="3EFD8046" w:rsidR="001C77FB" w:rsidRDefault="001C77FB" w:rsidP="003042EC">
      <w:pPr>
        <w:rPr>
          <w:ins w:id="449" w:author="Jiahao XU" w:date="2021-12-14T15:37:00Z"/>
          <w:rFonts w:ascii="Times New Roman" w:hAnsi="Times New Roman" w:cs="Times New Roman"/>
          <w:sz w:val="18"/>
          <w:szCs w:val="18"/>
        </w:rPr>
      </w:pPr>
      <w:ins w:id="450" w:author="Jiahao XU" w:date="2021-12-14T14:19:00Z">
        <w:r w:rsidRPr="00B3439A">
          <w:rPr>
            <w:noProof/>
            <w:sz w:val="18"/>
            <w:szCs w:val="18"/>
          </w:rPr>
          <w:drawing>
            <wp:anchor distT="0" distB="0" distL="114300" distR="114300" simplePos="0" relativeHeight="251670528" behindDoc="0" locked="0" layoutInCell="1" allowOverlap="1" wp14:anchorId="2ECC5567" wp14:editId="601143A0">
              <wp:simplePos x="0" y="0"/>
              <wp:positionH relativeFrom="margin">
                <wp:align>center</wp:align>
              </wp:positionH>
              <wp:positionV relativeFrom="paragraph">
                <wp:posOffset>36830</wp:posOffset>
              </wp:positionV>
              <wp:extent cx="3530600" cy="1695450"/>
              <wp:effectExtent l="0" t="0" r="0" b="0"/>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30600" cy="1695450"/>
                      </a:xfrm>
                      <a:prstGeom prst="rect">
                        <a:avLst/>
                      </a:prstGeom>
                    </pic:spPr>
                  </pic:pic>
                </a:graphicData>
              </a:graphic>
              <wp14:sizeRelH relativeFrom="page">
                <wp14:pctWidth>0</wp14:pctWidth>
              </wp14:sizeRelH>
              <wp14:sizeRelV relativeFrom="page">
                <wp14:pctHeight>0</wp14:pctHeight>
              </wp14:sizeRelV>
            </wp:anchor>
          </w:drawing>
        </w:r>
      </w:ins>
    </w:p>
    <w:p w14:paraId="4D36AEED" w14:textId="1443D778" w:rsidR="001C77FB" w:rsidRDefault="001C77FB" w:rsidP="003042EC">
      <w:pPr>
        <w:rPr>
          <w:ins w:id="451" w:author="Jiahao XU" w:date="2021-12-14T15:37:00Z"/>
          <w:rFonts w:ascii="Times New Roman" w:hAnsi="Times New Roman" w:cs="Times New Roman"/>
          <w:sz w:val="18"/>
          <w:szCs w:val="18"/>
        </w:rPr>
      </w:pPr>
    </w:p>
    <w:p w14:paraId="0ADC3AF8" w14:textId="12220A9A" w:rsidR="001C77FB" w:rsidRDefault="001C77FB" w:rsidP="003042EC">
      <w:pPr>
        <w:rPr>
          <w:ins w:id="452" w:author="Jiahao XU" w:date="2021-12-14T15:37:00Z"/>
          <w:rFonts w:ascii="Times New Roman" w:hAnsi="Times New Roman" w:cs="Times New Roman"/>
          <w:sz w:val="18"/>
          <w:szCs w:val="18"/>
        </w:rPr>
      </w:pPr>
    </w:p>
    <w:p w14:paraId="7F16F82A" w14:textId="232362B0" w:rsidR="003042EC" w:rsidRDefault="003042EC" w:rsidP="003042EC">
      <w:pPr>
        <w:rPr>
          <w:ins w:id="453" w:author="Jiahao XU" w:date="2021-12-14T15:38:00Z"/>
          <w:rFonts w:ascii="Times New Roman" w:hAnsi="Times New Roman" w:cs="Times New Roman"/>
          <w:sz w:val="18"/>
          <w:szCs w:val="18"/>
        </w:rPr>
      </w:pPr>
    </w:p>
    <w:p w14:paraId="1F8DC910" w14:textId="2619A860" w:rsidR="001C77FB" w:rsidRDefault="001C77FB" w:rsidP="003042EC">
      <w:pPr>
        <w:rPr>
          <w:ins w:id="454" w:author="Jiahao XU" w:date="2021-12-14T15:38:00Z"/>
          <w:rFonts w:ascii="Times New Roman" w:hAnsi="Times New Roman" w:cs="Times New Roman"/>
          <w:sz w:val="18"/>
          <w:szCs w:val="18"/>
        </w:rPr>
      </w:pPr>
    </w:p>
    <w:p w14:paraId="415D2B2A" w14:textId="14837138" w:rsidR="001C77FB" w:rsidRDefault="001C77FB" w:rsidP="003042EC">
      <w:pPr>
        <w:rPr>
          <w:ins w:id="455" w:author="Jiahao XU" w:date="2021-12-14T15:38:00Z"/>
          <w:rFonts w:ascii="Times New Roman" w:hAnsi="Times New Roman" w:cs="Times New Roman"/>
          <w:sz w:val="18"/>
          <w:szCs w:val="18"/>
        </w:rPr>
      </w:pPr>
    </w:p>
    <w:p w14:paraId="119B35F9" w14:textId="25F2517A" w:rsidR="001C77FB" w:rsidRDefault="001C77FB" w:rsidP="003042EC">
      <w:pPr>
        <w:rPr>
          <w:ins w:id="456" w:author="Jiahao XU" w:date="2021-12-14T15:38:00Z"/>
          <w:rFonts w:ascii="Times New Roman" w:hAnsi="Times New Roman" w:cs="Times New Roman"/>
          <w:sz w:val="18"/>
          <w:szCs w:val="18"/>
        </w:rPr>
      </w:pPr>
    </w:p>
    <w:p w14:paraId="5C2C8EA2" w14:textId="77777777" w:rsidR="001C77FB" w:rsidRDefault="001C77FB" w:rsidP="003042EC">
      <w:pPr>
        <w:rPr>
          <w:ins w:id="457" w:author="Jiahao XU" w:date="2021-12-14T14:18:00Z"/>
          <w:rFonts w:ascii="Times New Roman" w:hAnsi="Times New Roman" w:cs="Times New Roman"/>
          <w:sz w:val="18"/>
          <w:szCs w:val="18"/>
        </w:rPr>
      </w:pPr>
    </w:p>
    <w:p w14:paraId="30C570AE" w14:textId="7078CC1B" w:rsidR="00380E03" w:rsidDel="007B44ED" w:rsidRDefault="007B44ED" w:rsidP="008854E5">
      <w:pPr>
        <w:rPr>
          <w:del w:id="458" w:author="Jiahao XU" w:date="2021-12-14T12:23:00Z"/>
          <w:rFonts w:ascii="Times New Roman" w:hAnsi="Times New Roman" w:cs="Times New Roman"/>
          <w:sz w:val="18"/>
          <w:szCs w:val="18"/>
        </w:rPr>
      </w:pPr>
      <w:ins w:id="459" w:author="Jiahao XU" w:date="2021-12-14T14:20:00Z">
        <w:r w:rsidRPr="007B44ED">
          <w:rPr>
            <w:rFonts w:ascii="Times New Roman" w:hAnsi="Times New Roman" w:cs="Times New Roman"/>
            <w:sz w:val="18"/>
            <w:szCs w:val="18"/>
          </w:rPr>
          <w:t xml:space="preserve">5. For the </w:t>
        </w:r>
      </w:ins>
      <w:ins w:id="460" w:author="Jiahao XU" w:date="2021-12-14T14:21:00Z">
        <w:r>
          <w:rPr>
            <w:rFonts w:ascii="Times New Roman" w:hAnsi="Times New Roman" w:cs="Times New Roman"/>
            <w:sz w:val="18"/>
            <w:szCs w:val="18"/>
          </w:rPr>
          <w:t>matching</w:t>
        </w:r>
      </w:ins>
      <w:ins w:id="461" w:author="Jiahao XU" w:date="2021-12-14T14:20:00Z">
        <w:r w:rsidRPr="007B44ED">
          <w:rPr>
            <w:rFonts w:ascii="Times New Roman" w:hAnsi="Times New Roman" w:cs="Times New Roman"/>
            <w:sz w:val="18"/>
            <w:szCs w:val="18"/>
          </w:rPr>
          <w:t xml:space="preserve"> between </w:t>
        </w:r>
      </w:ins>
      <w:ins w:id="462" w:author="Jiahao XU" w:date="2021-12-14T14:21:00Z">
        <w:r>
          <w:rPr>
            <w:rFonts w:ascii="Times New Roman" w:hAnsi="Times New Roman" w:cs="Times New Roman"/>
            <w:sz w:val="18"/>
            <w:szCs w:val="18"/>
          </w:rPr>
          <w:t>the prediction step</w:t>
        </w:r>
      </w:ins>
      <w:ins w:id="463" w:author="Jiahao XU" w:date="2021-12-14T14:20:00Z">
        <w:r w:rsidRPr="007B44ED">
          <w:rPr>
            <w:rFonts w:ascii="Times New Roman" w:hAnsi="Times New Roman" w:cs="Times New Roman"/>
            <w:sz w:val="18"/>
            <w:szCs w:val="18"/>
          </w:rPr>
          <w:t xml:space="preserve"> and </w:t>
        </w:r>
      </w:ins>
      <w:ins w:id="464" w:author="Jiahao XU" w:date="2021-12-14T14:21:00Z">
        <w:r>
          <w:rPr>
            <w:rFonts w:ascii="Times New Roman" w:hAnsi="Times New Roman" w:cs="Times New Roman"/>
            <w:sz w:val="18"/>
            <w:szCs w:val="18"/>
          </w:rPr>
          <w:t xml:space="preserve">the </w:t>
        </w:r>
      </w:ins>
      <w:ins w:id="465" w:author="Jiahao XU" w:date="2021-12-14T14:20:00Z">
        <w:r w:rsidRPr="007B44ED">
          <w:rPr>
            <w:rFonts w:ascii="Times New Roman" w:hAnsi="Times New Roman" w:cs="Times New Roman"/>
            <w:sz w:val="18"/>
            <w:szCs w:val="18"/>
          </w:rPr>
          <w:t>observations, DeepSORT introduces more settings</w:t>
        </w:r>
      </w:ins>
      <w:ins w:id="466" w:author="Jiahao XU" w:date="2021-12-14T14:22:00Z">
        <w:r>
          <w:rPr>
            <w:rFonts w:ascii="Times New Roman" w:hAnsi="Times New Roman" w:cs="Times New Roman"/>
            <w:sz w:val="18"/>
            <w:szCs w:val="18"/>
          </w:rPr>
          <w:t xml:space="preserve">: </w:t>
        </w:r>
      </w:ins>
      <w:ins w:id="467" w:author="Jiahao XU" w:date="2021-12-14T14:20:00Z">
        <w:r w:rsidRPr="007B44ED">
          <w:rPr>
            <w:rFonts w:ascii="Times New Roman" w:hAnsi="Times New Roman" w:cs="Times New Roman"/>
            <w:sz w:val="18"/>
            <w:szCs w:val="18"/>
          </w:rPr>
          <w:t xml:space="preserve">IOU is </w:t>
        </w:r>
        <w:r w:rsidRPr="007B44ED">
          <w:rPr>
            <w:rFonts w:ascii="Times New Roman" w:hAnsi="Times New Roman" w:cs="Times New Roman"/>
            <w:sz w:val="18"/>
            <w:szCs w:val="18"/>
          </w:rPr>
          <w:lastRenderedPageBreak/>
          <w:t xml:space="preserve">used as the preliminary </w:t>
        </w:r>
      </w:ins>
      <w:ins w:id="468" w:author="Jiahao XU" w:date="2021-12-14T14:22:00Z">
        <w:r>
          <w:rPr>
            <w:rFonts w:ascii="Times New Roman" w:hAnsi="Times New Roman" w:cs="Times New Roman"/>
            <w:sz w:val="18"/>
            <w:szCs w:val="18"/>
          </w:rPr>
          <w:t>method</w:t>
        </w:r>
      </w:ins>
      <w:ins w:id="469" w:author="Jiahao XU" w:date="2021-12-14T14:20:00Z">
        <w:r w:rsidRPr="007B44ED">
          <w:rPr>
            <w:rFonts w:ascii="Times New Roman" w:hAnsi="Times New Roman" w:cs="Times New Roman"/>
            <w:sz w:val="18"/>
            <w:szCs w:val="18"/>
          </w:rPr>
          <w:t>, and the associations that do not meet the requirements are deleted. After that, the</w:t>
        </w:r>
      </w:ins>
      <w:ins w:id="470" w:author="Jiahao XU" w:date="2021-12-14T14:22:00Z">
        <w:r>
          <w:rPr>
            <w:rFonts w:ascii="Times New Roman" w:hAnsi="Times New Roman" w:cs="Times New Roman"/>
            <w:sz w:val="18"/>
            <w:szCs w:val="18"/>
          </w:rPr>
          <w:t xml:space="preserve"> combination</w:t>
        </w:r>
      </w:ins>
      <w:ins w:id="471" w:author="Jiahao XU" w:date="2021-12-14T14:20:00Z">
        <w:r w:rsidRPr="007B44ED">
          <w:rPr>
            <w:rFonts w:ascii="Times New Roman" w:hAnsi="Times New Roman" w:cs="Times New Roman"/>
            <w:sz w:val="18"/>
            <w:szCs w:val="18"/>
          </w:rPr>
          <w:t xml:space="preserve"> of </w:t>
        </w:r>
        <w:proofErr w:type="spellStart"/>
        <w:r w:rsidRPr="007B44ED">
          <w:rPr>
            <w:rFonts w:ascii="Times New Roman" w:hAnsi="Times New Roman" w:cs="Times New Roman"/>
            <w:sz w:val="18"/>
            <w:szCs w:val="18"/>
          </w:rPr>
          <w:t>Mahalanobis</w:t>
        </w:r>
        <w:proofErr w:type="spellEnd"/>
        <w:r w:rsidRPr="007B44ED">
          <w:rPr>
            <w:rFonts w:ascii="Times New Roman" w:hAnsi="Times New Roman" w:cs="Times New Roman"/>
            <w:sz w:val="18"/>
            <w:szCs w:val="18"/>
          </w:rPr>
          <w:t xml:space="preserve"> distance and cosine distance are used. The </w:t>
        </w:r>
        <w:proofErr w:type="spellStart"/>
        <w:r w:rsidRPr="007B44ED">
          <w:rPr>
            <w:rFonts w:ascii="Times New Roman" w:hAnsi="Times New Roman" w:cs="Times New Roman"/>
            <w:sz w:val="18"/>
            <w:szCs w:val="18"/>
          </w:rPr>
          <w:t>Mahalanobis</w:t>
        </w:r>
        <w:proofErr w:type="spellEnd"/>
        <w:r w:rsidRPr="007B44ED">
          <w:rPr>
            <w:rFonts w:ascii="Times New Roman" w:hAnsi="Times New Roman" w:cs="Times New Roman"/>
            <w:sz w:val="18"/>
            <w:szCs w:val="18"/>
          </w:rPr>
          <w:t xml:space="preserve"> distance uses the system </w:t>
        </w:r>
      </w:ins>
      <w:ins w:id="472" w:author="Jiahao XU" w:date="2021-12-14T14:23:00Z">
        <w:r w:rsidR="001C77FB" w:rsidRPr="006900FE">
          <w:rPr>
            <w:noProof/>
            <w:sz w:val="18"/>
            <w:szCs w:val="18"/>
          </w:rPr>
          <w:drawing>
            <wp:anchor distT="0" distB="0" distL="114300" distR="114300" simplePos="0" relativeHeight="251664384" behindDoc="0" locked="0" layoutInCell="1" allowOverlap="1" wp14:anchorId="5995ED44" wp14:editId="66AF2831">
              <wp:simplePos x="0" y="0"/>
              <wp:positionH relativeFrom="margin">
                <wp:align>center</wp:align>
              </wp:positionH>
              <wp:positionV relativeFrom="paragraph">
                <wp:posOffset>460375</wp:posOffset>
              </wp:positionV>
              <wp:extent cx="2342515" cy="257810"/>
              <wp:effectExtent l="0" t="0" r="635" b="889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342515" cy="257810"/>
                      </a:xfrm>
                      <a:prstGeom prst="rect">
                        <a:avLst/>
                      </a:prstGeom>
                    </pic:spPr>
                  </pic:pic>
                </a:graphicData>
              </a:graphic>
              <wp14:sizeRelH relativeFrom="page">
                <wp14:pctWidth>0</wp14:pctWidth>
              </wp14:sizeRelH>
              <wp14:sizeRelV relativeFrom="page">
                <wp14:pctHeight>0</wp14:pctHeight>
              </wp14:sizeRelV>
            </wp:anchor>
          </w:drawing>
        </w:r>
      </w:ins>
      <w:ins w:id="473" w:author="Jiahao XU" w:date="2021-12-14T14:20:00Z">
        <w:r w:rsidRPr="007B44ED">
          <w:rPr>
            <w:rFonts w:ascii="Times New Roman" w:hAnsi="Times New Roman" w:cs="Times New Roman"/>
            <w:sz w:val="18"/>
            <w:szCs w:val="18"/>
          </w:rPr>
          <w:t>covariance in the update phase of the Kalman filter</w:t>
        </w:r>
      </w:ins>
      <w:del w:id="474" w:author="Jiahao XU" w:date="2021-12-03T22:24:00Z">
        <w:r w:rsidR="00380E03" w:rsidRPr="008854E5" w:rsidDel="00114596">
          <w:rPr>
            <w:rFonts w:ascii="Times New Roman" w:hAnsi="Times New Roman" w:cs="Times New Roman"/>
            <w:noProof/>
            <w:sz w:val="18"/>
            <w:szCs w:val="18"/>
            <w:rPrChange w:id="475" w:author="Jiahao XU" w:date="2021-12-14T13:53:00Z">
              <w:rPr>
                <w:noProof/>
              </w:rPr>
            </w:rPrChange>
          </w:rPr>
          <w:drawing>
            <wp:anchor distT="0" distB="0" distL="114300" distR="114300" simplePos="0" relativeHeight="251659264" behindDoc="0" locked="0" layoutInCell="1" allowOverlap="1" wp14:anchorId="26DD610E" wp14:editId="6128106E">
              <wp:simplePos x="0" y="0"/>
              <wp:positionH relativeFrom="margin">
                <wp:align>center</wp:align>
              </wp:positionH>
              <wp:positionV relativeFrom="paragraph">
                <wp:posOffset>82550</wp:posOffset>
              </wp:positionV>
              <wp:extent cx="3848100" cy="2099310"/>
              <wp:effectExtent l="0" t="0" r="0" b="0"/>
              <wp:wrapSquare wrapText="bothSides"/>
              <wp:docPr id="2" name="图片 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表, 折线图&#10;&#10;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48100" cy="2099310"/>
                      </a:xfrm>
                      <a:prstGeom prst="rect">
                        <a:avLst/>
                      </a:prstGeom>
                    </pic:spPr>
                  </pic:pic>
                </a:graphicData>
              </a:graphic>
              <wp14:sizeRelH relativeFrom="page">
                <wp14:pctWidth>0</wp14:pctWidth>
              </wp14:sizeRelH>
              <wp14:sizeRelV relativeFrom="page">
                <wp14:pctHeight>0</wp14:pctHeight>
              </wp14:sizeRelV>
            </wp:anchor>
          </w:drawing>
        </w:r>
      </w:del>
      <w:ins w:id="476" w:author="Jiahao XU" w:date="2021-12-14T14:23:00Z">
        <w:r>
          <w:rPr>
            <w:rFonts w:ascii="Times New Roman" w:hAnsi="Times New Roman" w:cs="Times New Roman"/>
            <w:sz w:val="18"/>
            <w:szCs w:val="18"/>
          </w:rPr>
          <w:t>.</w:t>
        </w:r>
      </w:ins>
    </w:p>
    <w:p w14:paraId="412673E7" w14:textId="53C14365" w:rsidR="007B44ED" w:rsidRPr="008854E5" w:rsidRDefault="007B44ED" w:rsidP="007B44ED">
      <w:pPr>
        <w:rPr>
          <w:ins w:id="477" w:author="Jiahao XU" w:date="2021-12-14T14:23:00Z"/>
          <w:rFonts w:ascii="Times New Roman" w:hAnsi="Times New Roman" w:cs="Times New Roman"/>
          <w:sz w:val="18"/>
          <w:szCs w:val="18"/>
          <w:rPrChange w:id="478" w:author="Jiahao XU" w:date="2021-12-14T13:53:00Z">
            <w:rPr>
              <w:ins w:id="479" w:author="Jiahao XU" w:date="2021-12-14T14:23:00Z"/>
            </w:rPr>
          </w:rPrChange>
        </w:rPr>
      </w:pPr>
    </w:p>
    <w:p w14:paraId="02083394" w14:textId="216388CB" w:rsidR="00301FA0" w:rsidDel="007B44ED" w:rsidRDefault="00301FA0" w:rsidP="008854E5">
      <w:pPr>
        <w:rPr>
          <w:del w:id="480" w:author="Jiahao XU" w:date="2021-12-14T12:23:00Z"/>
          <w:rFonts w:ascii="Times New Roman" w:hAnsi="Times New Roman" w:cs="Times New Roman"/>
          <w:sz w:val="18"/>
          <w:szCs w:val="18"/>
        </w:rPr>
      </w:pPr>
    </w:p>
    <w:p w14:paraId="29750DAF" w14:textId="60E74B46" w:rsidR="001C77FB" w:rsidRDefault="001C77FB" w:rsidP="007B44ED">
      <w:pPr>
        <w:rPr>
          <w:ins w:id="481" w:author="Jiahao XU" w:date="2021-12-14T14:23:00Z"/>
          <w:rFonts w:ascii="Times New Roman" w:hAnsi="Times New Roman" w:cs="Times New Roman"/>
          <w:sz w:val="18"/>
          <w:szCs w:val="18"/>
        </w:rPr>
      </w:pPr>
    </w:p>
    <w:p w14:paraId="77174E2D" w14:textId="7E462EBD" w:rsidR="001C77FB" w:rsidRDefault="001C77FB" w:rsidP="007B44ED">
      <w:pPr>
        <w:rPr>
          <w:ins w:id="482" w:author="Jiahao XU" w:date="2021-12-14T15:40:00Z"/>
          <w:rFonts w:ascii="Times New Roman" w:hAnsi="Times New Roman" w:cs="Times New Roman"/>
          <w:sz w:val="18"/>
          <w:szCs w:val="18"/>
        </w:rPr>
      </w:pPr>
      <w:ins w:id="483" w:author="Jiahao XU" w:date="2021-12-14T14:24:00Z">
        <w:r w:rsidRPr="00F013F7">
          <w:rPr>
            <w:noProof/>
            <w:sz w:val="18"/>
            <w:szCs w:val="18"/>
          </w:rPr>
          <w:drawing>
            <wp:anchor distT="0" distB="0" distL="114300" distR="114300" simplePos="0" relativeHeight="251671552" behindDoc="0" locked="0" layoutInCell="1" allowOverlap="1" wp14:anchorId="751E3E77" wp14:editId="0FB77066">
              <wp:simplePos x="0" y="0"/>
              <wp:positionH relativeFrom="margin">
                <wp:align>center</wp:align>
              </wp:positionH>
              <wp:positionV relativeFrom="paragraph">
                <wp:posOffset>244899</wp:posOffset>
              </wp:positionV>
              <wp:extent cx="4999355" cy="3077210"/>
              <wp:effectExtent l="0" t="0" r="0" b="8890"/>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999355" cy="3077210"/>
                      </a:xfrm>
                      <a:prstGeom prst="rect">
                        <a:avLst/>
                      </a:prstGeom>
                    </pic:spPr>
                  </pic:pic>
                </a:graphicData>
              </a:graphic>
              <wp14:sizeRelH relativeFrom="page">
                <wp14:pctWidth>0</wp14:pctWidth>
              </wp14:sizeRelH>
              <wp14:sizeRelV relativeFrom="page">
                <wp14:pctHeight>0</wp14:pctHeight>
              </wp14:sizeRelV>
            </wp:anchor>
          </w:drawing>
        </w:r>
        <w:r w:rsidR="007B44ED" w:rsidRPr="00D0002F">
          <w:rPr>
            <w:rFonts w:ascii="Times New Roman" w:hAnsi="Times New Roman" w:cs="Times New Roman"/>
            <w:sz w:val="18"/>
            <w:szCs w:val="18"/>
          </w:rPr>
          <w:t xml:space="preserve">The </w:t>
        </w:r>
        <w:r w:rsidR="007B44ED">
          <w:rPr>
            <w:rFonts w:ascii="Times New Roman" w:hAnsi="Times New Roman" w:cs="Times New Roman"/>
            <w:sz w:val="18"/>
            <w:szCs w:val="18"/>
          </w:rPr>
          <w:t xml:space="preserve">workflow of </w:t>
        </w:r>
        <w:r w:rsidR="007B44ED" w:rsidRPr="00D0002F">
          <w:rPr>
            <w:rFonts w:ascii="Times New Roman" w:hAnsi="Times New Roman" w:cs="Times New Roman"/>
            <w:sz w:val="18"/>
            <w:szCs w:val="18"/>
          </w:rPr>
          <w:t>SORT is shown in the figure below</w:t>
        </w:r>
        <w:r w:rsidR="007B44ED">
          <w:rPr>
            <w:rFonts w:ascii="Times New Roman" w:hAnsi="Times New Roman" w:cs="Times New Roman"/>
            <w:sz w:val="18"/>
            <w:szCs w:val="18"/>
          </w:rPr>
          <w:t>.</w:t>
        </w:r>
      </w:ins>
    </w:p>
    <w:p w14:paraId="657BF980" w14:textId="45A0EE71" w:rsidR="001C77FB" w:rsidRPr="000A2914" w:rsidRDefault="000A2914" w:rsidP="000A2914">
      <w:pPr>
        <w:jc w:val="center"/>
        <w:rPr>
          <w:ins w:id="484" w:author="Jiahao XU" w:date="2021-12-14T14:23:00Z"/>
          <w:rFonts w:ascii="Times New Roman" w:hAnsi="Times New Roman" w:cs="Times New Roman" w:hint="eastAsia"/>
          <w:sz w:val="15"/>
          <w:szCs w:val="15"/>
          <w:rPrChange w:id="485" w:author="Jiahao XU" w:date="2021-12-15T18:16:00Z">
            <w:rPr>
              <w:ins w:id="486" w:author="Jiahao XU" w:date="2021-12-14T14:23:00Z"/>
            </w:rPr>
          </w:rPrChange>
        </w:rPr>
        <w:pPrChange w:id="487" w:author="Jiahao XU" w:date="2021-12-15T18:16:00Z">
          <w:pPr/>
        </w:pPrChange>
      </w:pPr>
      <w:ins w:id="488" w:author="Jiahao XU" w:date="2021-12-15T18:16:00Z">
        <w:r w:rsidRPr="00617DD5">
          <w:rPr>
            <w:rFonts w:ascii="Times New Roman" w:hAnsi="Times New Roman" w:cs="Times New Roman" w:hint="eastAsia"/>
            <w:sz w:val="15"/>
            <w:szCs w:val="15"/>
          </w:rPr>
          <w:t>F</w:t>
        </w:r>
        <w:r w:rsidRPr="00617DD5">
          <w:rPr>
            <w:rFonts w:ascii="Times New Roman" w:hAnsi="Times New Roman" w:cs="Times New Roman"/>
            <w:sz w:val="15"/>
            <w:szCs w:val="15"/>
          </w:rPr>
          <w:t>ig</w:t>
        </w:r>
      </w:ins>
      <w:ins w:id="489" w:author="Jiahao XU" w:date="2021-12-15T18:34:00Z">
        <w:r w:rsidR="00151A77">
          <w:rPr>
            <w:rFonts w:ascii="Times New Roman" w:hAnsi="Times New Roman" w:cs="Times New Roman"/>
            <w:sz w:val="15"/>
            <w:szCs w:val="15"/>
          </w:rPr>
          <w:t>4</w:t>
        </w:r>
      </w:ins>
      <w:ins w:id="490" w:author="Jiahao XU" w:date="2021-12-15T18:16:00Z">
        <w:r w:rsidRPr="00617DD5">
          <w:rPr>
            <w:rFonts w:ascii="Times New Roman" w:hAnsi="Times New Roman" w:cs="Times New Roman"/>
            <w:sz w:val="15"/>
            <w:szCs w:val="15"/>
          </w:rPr>
          <w:t xml:space="preserve">. The workflow of </w:t>
        </w:r>
        <w:r>
          <w:rPr>
            <w:rFonts w:ascii="Times New Roman" w:hAnsi="Times New Roman" w:cs="Times New Roman"/>
            <w:sz w:val="15"/>
            <w:szCs w:val="15"/>
          </w:rPr>
          <w:t>Deep</w:t>
        </w:r>
        <w:r w:rsidRPr="00617DD5">
          <w:rPr>
            <w:rFonts w:ascii="Times New Roman" w:hAnsi="Times New Roman" w:cs="Times New Roman"/>
            <w:sz w:val="15"/>
            <w:szCs w:val="15"/>
          </w:rPr>
          <w:t>SORT algorithm</w:t>
        </w:r>
      </w:ins>
    </w:p>
    <w:p w14:paraId="5CBDD646" w14:textId="572D6DE4" w:rsidR="00380E03" w:rsidDel="00EE5C67" w:rsidRDefault="00380E03" w:rsidP="008854E5">
      <w:pPr>
        <w:rPr>
          <w:del w:id="491" w:author="Jiahao XU" w:date="2021-12-14T12:23:00Z"/>
          <w:rFonts w:ascii="Times New Roman" w:hAnsi="Times New Roman" w:cs="Times New Roman"/>
          <w:sz w:val="18"/>
          <w:szCs w:val="18"/>
        </w:rPr>
      </w:pPr>
    </w:p>
    <w:p w14:paraId="03F75DBD" w14:textId="2625F207" w:rsidR="00EE5C67" w:rsidRPr="008854E5" w:rsidRDefault="00EE5C67" w:rsidP="00EE5C67">
      <w:pPr>
        <w:rPr>
          <w:ins w:id="492" w:author="Jiahao XU" w:date="2021-12-14T14:35:00Z"/>
          <w:rFonts w:ascii="Times New Roman" w:hAnsi="Times New Roman" w:cs="Times New Roman"/>
          <w:sz w:val="18"/>
          <w:szCs w:val="18"/>
          <w:rPrChange w:id="493" w:author="Jiahao XU" w:date="2021-12-14T13:53:00Z">
            <w:rPr>
              <w:ins w:id="494" w:author="Jiahao XU" w:date="2021-12-14T14:35:00Z"/>
            </w:rPr>
          </w:rPrChange>
        </w:rPr>
      </w:pPr>
      <w:ins w:id="495" w:author="Jiahao XU" w:date="2021-12-14T14:35:00Z">
        <w:r>
          <w:rPr>
            <w:rFonts w:ascii="Times New Roman" w:hAnsi="Times New Roman" w:cs="Times New Roman" w:hint="eastAsia"/>
            <w:sz w:val="18"/>
            <w:szCs w:val="18"/>
          </w:rPr>
          <w:t>1</w:t>
        </w:r>
        <w:r>
          <w:rPr>
            <w:rFonts w:ascii="Times New Roman" w:hAnsi="Times New Roman" w:cs="Times New Roman"/>
            <w:sz w:val="18"/>
            <w:szCs w:val="18"/>
          </w:rPr>
          <w:t xml:space="preserve">. </w:t>
        </w:r>
        <w:r w:rsidRPr="00EE5C67">
          <w:rPr>
            <w:rFonts w:ascii="Times New Roman" w:hAnsi="Times New Roman" w:cs="Times New Roman"/>
            <w:sz w:val="18"/>
            <w:szCs w:val="18"/>
          </w:rPr>
          <w:t xml:space="preserve">Create </w:t>
        </w:r>
        <w:r>
          <w:rPr>
            <w:rFonts w:ascii="Times New Roman" w:hAnsi="Times New Roman" w:cs="Times New Roman"/>
            <w:sz w:val="18"/>
            <w:szCs w:val="18"/>
          </w:rPr>
          <w:t xml:space="preserve">the </w:t>
        </w:r>
        <w:r w:rsidRPr="00EE5C67">
          <w:rPr>
            <w:rFonts w:ascii="Times New Roman" w:hAnsi="Times New Roman" w:cs="Times New Roman"/>
            <w:sz w:val="18"/>
            <w:szCs w:val="18"/>
          </w:rPr>
          <w:t>corresponding Tracks from the results detected in the first frame. Initialize the</w:t>
        </w:r>
      </w:ins>
      <w:ins w:id="496" w:author="Jiahao XU" w:date="2021-12-14T14:36:00Z">
        <w:r>
          <w:rPr>
            <w:rFonts w:ascii="Times New Roman" w:hAnsi="Times New Roman" w:cs="Times New Roman"/>
            <w:sz w:val="18"/>
            <w:szCs w:val="18"/>
          </w:rPr>
          <w:t xml:space="preserve"> states </w:t>
        </w:r>
      </w:ins>
      <w:ins w:id="497" w:author="Jiahao XU" w:date="2021-12-14T14:35:00Z">
        <w:r w:rsidRPr="00EE5C67">
          <w:rPr>
            <w:rFonts w:ascii="Times New Roman" w:hAnsi="Times New Roman" w:cs="Times New Roman"/>
            <w:sz w:val="18"/>
            <w:szCs w:val="18"/>
          </w:rPr>
          <w:t>of the Kalman filter, and predict its corresponding bounding box. The status of Tracks at this time is unconfirmed.</w:t>
        </w:r>
      </w:ins>
    </w:p>
    <w:p w14:paraId="04B13C67" w14:textId="7331A103" w:rsidR="00380E03" w:rsidDel="00EE5C67" w:rsidRDefault="00EE5C67" w:rsidP="008854E5">
      <w:pPr>
        <w:rPr>
          <w:del w:id="498" w:author="Jiahao XU" w:date="2021-12-14T12:23:00Z"/>
          <w:rFonts w:ascii="Times New Roman" w:hAnsi="Times New Roman" w:cs="Times New Roman"/>
          <w:sz w:val="18"/>
          <w:szCs w:val="18"/>
        </w:rPr>
      </w:pPr>
      <w:ins w:id="499" w:author="Jiahao XU" w:date="2021-12-14T14:37:00Z">
        <w:r>
          <w:rPr>
            <w:rFonts w:ascii="Times New Roman" w:hAnsi="Times New Roman" w:cs="Times New Roman" w:hint="eastAsia"/>
            <w:sz w:val="18"/>
            <w:szCs w:val="18"/>
          </w:rPr>
          <w:t>2</w:t>
        </w:r>
        <w:r>
          <w:rPr>
            <w:rFonts w:ascii="Times New Roman" w:hAnsi="Times New Roman" w:cs="Times New Roman"/>
            <w:sz w:val="18"/>
            <w:szCs w:val="18"/>
          </w:rPr>
          <w:t xml:space="preserve">. </w:t>
        </w:r>
        <w:r w:rsidRPr="00EE5C67">
          <w:rPr>
            <w:rFonts w:ascii="Times New Roman" w:hAnsi="Times New Roman" w:cs="Times New Roman"/>
            <w:sz w:val="18"/>
            <w:szCs w:val="18"/>
          </w:rPr>
          <w:t>The bounding box detected by the target of this frame is matched with the bounding box predicted by Tracks in the previous frame one by one, and then the cost matrix is calculated based on the result of IOU matching</w:t>
        </w:r>
        <w:r>
          <w:rPr>
            <w:rFonts w:ascii="Times New Roman" w:hAnsi="Times New Roman" w:cs="Times New Roman"/>
            <w:sz w:val="18"/>
            <w:szCs w:val="18"/>
          </w:rPr>
          <w:t>.</w:t>
        </w:r>
      </w:ins>
    </w:p>
    <w:p w14:paraId="51FAEDD2" w14:textId="77777777" w:rsidR="00EE5C67" w:rsidRPr="008854E5" w:rsidRDefault="00EE5C67" w:rsidP="00EE5C67">
      <w:pPr>
        <w:rPr>
          <w:ins w:id="500" w:author="Jiahao XU" w:date="2021-12-14T14:39:00Z"/>
          <w:rFonts w:ascii="Times New Roman" w:hAnsi="Times New Roman" w:cs="Times New Roman"/>
          <w:sz w:val="18"/>
          <w:szCs w:val="18"/>
          <w:rPrChange w:id="501" w:author="Jiahao XU" w:date="2021-12-14T13:53:00Z">
            <w:rPr>
              <w:ins w:id="502" w:author="Jiahao XU" w:date="2021-12-14T14:39:00Z"/>
            </w:rPr>
          </w:rPrChange>
        </w:rPr>
      </w:pPr>
    </w:p>
    <w:p w14:paraId="6EDECDBD" w14:textId="2C2877F6" w:rsidR="00380E03" w:rsidDel="001F3B0A" w:rsidRDefault="008C119D" w:rsidP="008854E5">
      <w:pPr>
        <w:rPr>
          <w:del w:id="503" w:author="Jiahao XU" w:date="2021-12-14T12:23:00Z"/>
          <w:rFonts w:ascii="Times New Roman" w:hAnsi="Times New Roman" w:cs="Times New Roman"/>
          <w:sz w:val="18"/>
          <w:szCs w:val="18"/>
        </w:rPr>
      </w:pPr>
      <w:ins w:id="504" w:author="Jiahao XU" w:date="2021-12-14T14:40:00Z">
        <w:r>
          <w:rPr>
            <w:rFonts w:ascii="Times New Roman" w:hAnsi="Times New Roman" w:cs="Times New Roman" w:hint="eastAsia"/>
            <w:sz w:val="18"/>
            <w:szCs w:val="18"/>
          </w:rPr>
          <w:t>3</w:t>
        </w:r>
        <w:r>
          <w:rPr>
            <w:rFonts w:ascii="Times New Roman" w:hAnsi="Times New Roman" w:cs="Times New Roman"/>
            <w:sz w:val="18"/>
            <w:szCs w:val="18"/>
          </w:rPr>
          <w:t xml:space="preserve">. </w:t>
        </w:r>
        <w:r w:rsidRPr="008C119D">
          <w:rPr>
            <w:rFonts w:ascii="Times New Roman" w:hAnsi="Times New Roman" w:cs="Times New Roman"/>
            <w:sz w:val="18"/>
            <w:szCs w:val="18"/>
          </w:rPr>
          <w:t>Using the cost matrix obtained in</w:t>
        </w:r>
        <w:r>
          <w:rPr>
            <w:rFonts w:ascii="Times New Roman" w:hAnsi="Times New Roman" w:cs="Times New Roman"/>
            <w:sz w:val="18"/>
            <w:szCs w:val="18"/>
          </w:rPr>
          <w:t xml:space="preserve"> step 2</w:t>
        </w:r>
        <w:r w:rsidRPr="008C119D">
          <w:rPr>
            <w:rFonts w:ascii="Times New Roman" w:hAnsi="Times New Roman" w:cs="Times New Roman"/>
            <w:sz w:val="18"/>
            <w:szCs w:val="18"/>
          </w:rPr>
          <w:t xml:space="preserve"> as the input of the Hungarian algorithm, </w:t>
        </w:r>
        <w:r>
          <w:rPr>
            <w:rFonts w:ascii="Times New Roman" w:hAnsi="Times New Roman" w:cs="Times New Roman"/>
            <w:sz w:val="18"/>
            <w:szCs w:val="18"/>
          </w:rPr>
          <w:t xml:space="preserve">and then </w:t>
        </w:r>
        <w:r w:rsidRPr="008C119D">
          <w:rPr>
            <w:rFonts w:ascii="Times New Roman" w:hAnsi="Times New Roman" w:cs="Times New Roman"/>
            <w:sz w:val="18"/>
            <w:szCs w:val="18"/>
          </w:rPr>
          <w:t>a linear matching result is obtained</w:t>
        </w:r>
      </w:ins>
      <w:ins w:id="505" w:author="Jiahao XU" w:date="2021-12-14T14:41:00Z">
        <w:r>
          <w:rPr>
            <w:rFonts w:ascii="Times New Roman" w:hAnsi="Times New Roman" w:cs="Times New Roman"/>
            <w:sz w:val="18"/>
            <w:szCs w:val="18"/>
          </w:rPr>
          <w:t>.</w:t>
        </w:r>
        <w:r w:rsidRPr="008C119D">
          <w:t xml:space="preserve"> </w:t>
        </w:r>
        <w:r w:rsidRPr="008C119D">
          <w:rPr>
            <w:rFonts w:ascii="Times New Roman" w:hAnsi="Times New Roman" w:cs="Times New Roman"/>
            <w:sz w:val="18"/>
            <w:szCs w:val="18"/>
          </w:rPr>
          <w:t>There are three kinds of results</w:t>
        </w:r>
        <w:r>
          <w:rPr>
            <w:rFonts w:ascii="Times New Roman" w:hAnsi="Times New Roman" w:cs="Times New Roman"/>
            <w:sz w:val="18"/>
            <w:szCs w:val="18"/>
          </w:rPr>
          <w:t xml:space="preserve"> </w:t>
        </w:r>
        <w:r w:rsidRPr="008C119D">
          <w:rPr>
            <w:rFonts w:ascii="Times New Roman" w:hAnsi="Times New Roman" w:cs="Times New Roman"/>
            <w:sz w:val="18"/>
            <w:szCs w:val="18"/>
          </w:rPr>
          <w:t>at this time</w:t>
        </w:r>
        <w:r>
          <w:rPr>
            <w:rFonts w:ascii="Times New Roman" w:hAnsi="Times New Roman" w:cs="Times New Roman"/>
            <w:sz w:val="18"/>
            <w:szCs w:val="18"/>
          </w:rPr>
          <w:t>: 1.</w:t>
        </w:r>
      </w:ins>
      <w:ins w:id="506" w:author="Jiahao XU" w:date="2021-12-14T14:42:00Z">
        <w:r>
          <w:t xml:space="preserve"> </w:t>
        </w:r>
      </w:ins>
      <w:ins w:id="507" w:author="Jiahao XU" w:date="2021-12-14T14:41:00Z">
        <w:r w:rsidRPr="008C119D">
          <w:rPr>
            <w:rFonts w:ascii="Times New Roman" w:hAnsi="Times New Roman" w:cs="Times New Roman"/>
            <w:sz w:val="18"/>
            <w:szCs w:val="18"/>
          </w:rPr>
          <w:t>Unmatched Tracks, we directly delete the mismatched Tracks (because this Tracks is in an indeterminate state, if it is a certain state, it will have to reach a certain number of times in a row (default 30 times) before it can be deleted);</w:t>
        </w:r>
      </w:ins>
      <w:ins w:id="508" w:author="Jiahao XU" w:date="2021-12-14T14:44:00Z">
        <w:r>
          <w:rPr>
            <w:rFonts w:ascii="Times New Roman" w:hAnsi="Times New Roman" w:cs="Times New Roman"/>
            <w:sz w:val="18"/>
            <w:szCs w:val="18"/>
          </w:rPr>
          <w:t xml:space="preserve"> 2. </w:t>
        </w:r>
        <w:r w:rsidRPr="008C119D">
          <w:rPr>
            <w:rFonts w:ascii="Times New Roman" w:hAnsi="Times New Roman" w:cs="Times New Roman"/>
            <w:sz w:val="18"/>
            <w:szCs w:val="18"/>
          </w:rPr>
          <w:t>Unmatched Detections, we initialize such Detections as a new Track;</w:t>
        </w:r>
      </w:ins>
      <w:ins w:id="509" w:author="Jiahao XU" w:date="2021-12-14T14:45:00Z">
        <w:r w:rsidR="001F3B0A">
          <w:rPr>
            <w:rFonts w:ascii="Times New Roman" w:hAnsi="Times New Roman" w:cs="Times New Roman"/>
            <w:sz w:val="18"/>
            <w:szCs w:val="18"/>
          </w:rPr>
          <w:t xml:space="preserve"> </w:t>
        </w:r>
      </w:ins>
      <w:ins w:id="510" w:author="Jiahao XU" w:date="2021-12-14T14:46:00Z">
        <w:r w:rsidR="001F3B0A">
          <w:rPr>
            <w:rFonts w:ascii="Times New Roman" w:hAnsi="Times New Roman" w:cs="Times New Roman"/>
            <w:sz w:val="18"/>
            <w:szCs w:val="18"/>
          </w:rPr>
          <w:t>3. s</w:t>
        </w:r>
        <w:r w:rsidR="001F3B0A" w:rsidRPr="001F3B0A">
          <w:rPr>
            <w:rFonts w:ascii="Times New Roman" w:hAnsi="Times New Roman" w:cs="Times New Roman"/>
            <w:sz w:val="18"/>
            <w:szCs w:val="18"/>
          </w:rPr>
          <w:t>uccessful pairing of the detection frame and the predicted frame, which means that we have successfully tracked the previous frame and the next frame. The corresponding Detections are updated with the corresponding Tracks variable through the Kalman filter.</w:t>
        </w:r>
      </w:ins>
    </w:p>
    <w:p w14:paraId="278ED3B6" w14:textId="77777777" w:rsidR="001F3B0A" w:rsidRPr="008854E5" w:rsidRDefault="001F3B0A" w:rsidP="001F3B0A">
      <w:pPr>
        <w:rPr>
          <w:ins w:id="511" w:author="Jiahao XU" w:date="2021-12-14T14:47:00Z"/>
          <w:rFonts w:ascii="Times New Roman" w:hAnsi="Times New Roman" w:cs="Times New Roman"/>
          <w:sz w:val="18"/>
          <w:szCs w:val="18"/>
          <w:rPrChange w:id="512" w:author="Jiahao XU" w:date="2021-12-14T13:53:00Z">
            <w:rPr>
              <w:ins w:id="513" w:author="Jiahao XU" w:date="2021-12-14T14:47:00Z"/>
            </w:rPr>
          </w:rPrChange>
        </w:rPr>
      </w:pPr>
    </w:p>
    <w:p w14:paraId="1734BF97" w14:textId="7437F57B" w:rsidR="00380E03" w:rsidDel="001F3B0A" w:rsidRDefault="001F3B0A" w:rsidP="008854E5">
      <w:pPr>
        <w:rPr>
          <w:del w:id="514" w:author="Jiahao XU" w:date="2021-12-14T12:23:00Z"/>
          <w:rFonts w:ascii="Times New Roman" w:hAnsi="Times New Roman" w:cs="Times New Roman"/>
          <w:sz w:val="18"/>
          <w:szCs w:val="18"/>
        </w:rPr>
      </w:pPr>
      <w:ins w:id="515" w:author="Jiahao XU" w:date="2021-12-14T14:47:00Z">
        <w:r>
          <w:rPr>
            <w:rFonts w:ascii="Times New Roman" w:hAnsi="Times New Roman" w:cs="Times New Roman"/>
            <w:sz w:val="18"/>
            <w:szCs w:val="18"/>
          </w:rPr>
          <w:t xml:space="preserve">4. </w:t>
        </w:r>
        <w:r w:rsidRPr="001F3B0A">
          <w:rPr>
            <w:rFonts w:ascii="Times New Roman" w:hAnsi="Times New Roman" w:cs="Times New Roman"/>
            <w:sz w:val="18"/>
            <w:szCs w:val="18"/>
          </w:rPr>
          <w:t>Repeat step</w:t>
        </w:r>
        <w:r>
          <w:rPr>
            <w:rFonts w:ascii="Times New Roman" w:hAnsi="Times New Roman" w:cs="Times New Roman"/>
            <w:sz w:val="18"/>
            <w:szCs w:val="18"/>
          </w:rPr>
          <w:t xml:space="preserve"> 2 and step 3</w:t>
        </w:r>
        <w:r w:rsidRPr="001F3B0A">
          <w:rPr>
            <w:rFonts w:ascii="Times New Roman" w:hAnsi="Times New Roman" w:cs="Times New Roman"/>
            <w:sz w:val="18"/>
            <w:szCs w:val="18"/>
          </w:rPr>
          <w:t xml:space="preserve"> until a confirmed track appears or the video frame ends.</w:t>
        </w:r>
      </w:ins>
    </w:p>
    <w:p w14:paraId="21D20EEF" w14:textId="7B85044B" w:rsidR="001F3B0A" w:rsidRDefault="001F3B0A" w:rsidP="001F3B0A">
      <w:pPr>
        <w:rPr>
          <w:ins w:id="516" w:author="Jiahao XU" w:date="2021-12-14T14:47:00Z"/>
          <w:rFonts w:ascii="Times New Roman" w:hAnsi="Times New Roman" w:cs="Times New Roman"/>
          <w:sz w:val="18"/>
          <w:szCs w:val="18"/>
        </w:rPr>
      </w:pPr>
    </w:p>
    <w:p w14:paraId="3902A4DC" w14:textId="326B07B2" w:rsidR="001F3B0A" w:rsidRPr="001F3B0A" w:rsidRDefault="001F3B0A" w:rsidP="001F3B0A">
      <w:pPr>
        <w:rPr>
          <w:ins w:id="517" w:author="Jiahao XU" w:date="2021-12-14T14:47:00Z"/>
          <w:rFonts w:ascii="Times New Roman" w:hAnsi="Times New Roman" w:cs="Times New Roman"/>
          <w:sz w:val="18"/>
          <w:szCs w:val="18"/>
          <w:rPrChange w:id="518" w:author="Jiahao XU" w:date="2021-12-14T14:49:00Z">
            <w:rPr>
              <w:ins w:id="519" w:author="Jiahao XU" w:date="2021-12-14T14:47:00Z"/>
            </w:rPr>
          </w:rPrChange>
        </w:rPr>
      </w:pPr>
      <w:ins w:id="520" w:author="Jiahao XU" w:date="2021-12-14T14:49:00Z">
        <w:r>
          <w:rPr>
            <w:rFonts w:ascii="Times New Roman" w:hAnsi="Times New Roman" w:cs="Times New Roman"/>
            <w:sz w:val="18"/>
            <w:szCs w:val="18"/>
          </w:rPr>
          <w:t>5. U</w:t>
        </w:r>
        <w:r w:rsidRPr="001F3B0A">
          <w:rPr>
            <w:rFonts w:ascii="Times New Roman" w:hAnsi="Times New Roman" w:cs="Times New Roman"/>
            <w:sz w:val="18"/>
            <w:szCs w:val="18"/>
            <w:rPrChange w:id="521" w:author="Jiahao XU" w:date="2021-12-14T14:49:00Z">
              <w:rPr/>
            </w:rPrChange>
          </w:rPr>
          <w:t xml:space="preserve">se Kalman filter to predict the bounding box of Tracks in the confirmed state and unconfirmed state. Cascade matching </w:t>
        </w:r>
      </w:ins>
      <w:ins w:id="522" w:author="Jiahao XU" w:date="2021-12-14T14:50:00Z">
        <w:r>
          <w:rPr>
            <w:rFonts w:ascii="Times New Roman" w:hAnsi="Times New Roman" w:cs="Times New Roman"/>
            <w:sz w:val="18"/>
            <w:szCs w:val="18"/>
          </w:rPr>
          <w:t xml:space="preserve">is used to match </w:t>
        </w:r>
      </w:ins>
      <w:ins w:id="523" w:author="Jiahao XU" w:date="2021-12-14T14:49:00Z">
        <w:r w:rsidRPr="001F3B0A">
          <w:rPr>
            <w:rFonts w:ascii="Times New Roman" w:hAnsi="Times New Roman" w:cs="Times New Roman"/>
            <w:sz w:val="18"/>
            <w:szCs w:val="18"/>
            <w:rPrChange w:id="524" w:author="Jiahao XU" w:date="2021-12-14T14:49:00Z">
              <w:rPr/>
            </w:rPrChange>
          </w:rPr>
          <w:t>the bounding box</w:t>
        </w:r>
      </w:ins>
      <w:ins w:id="525" w:author="Jiahao XU" w:date="2021-12-14T14:50:00Z">
        <w:r>
          <w:rPr>
            <w:rFonts w:ascii="Times New Roman" w:hAnsi="Times New Roman" w:cs="Times New Roman"/>
            <w:sz w:val="18"/>
            <w:szCs w:val="18"/>
          </w:rPr>
          <w:t xml:space="preserve"> </w:t>
        </w:r>
      </w:ins>
      <w:ins w:id="526" w:author="Jiahao XU" w:date="2021-12-14T14:49:00Z">
        <w:r w:rsidRPr="001F3B0A">
          <w:rPr>
            <w:rFonts w:ascii="Times New Roman" w:hAnsi="Times New Roman" w:cs="Times New Roman"/>
            <w:sz w:val="18"/>
            <w:szCs w:val="18"/>
            <w:rPrChange w:id="527" w:author="Jiahao XU" w:date="2021-12-14T14:49:00Z">
              <w:rPr/>
            </w:rPrChange>
          </w:rPr>
          <w:t>of the confirmed Tracks</w:t>
        </w:r>
      </w:ins>
      <w:ins w:id="528" w:author="Jiahao XU" w:date="2021-12-14T14:50:00Z">
        <w:r w:rsidR="00860F0F">
          <w:rPr>
            <w:rFonts w:ascii="Times New Roman" w:hAnsi="Times New Roman" w:cs="Times New Roman"/>
            <w:sz w:val="18"/>
            <w:szCs w:val="18"/>
          </w:rPr>
          <w:t xml:space="preserve"> and </w:t>
        </w:r>
        <w:proofErr w:type="gramStart"/>
        <w:r w:rsidR="00860F0F">
          <w:rPr>
            <w:rFonts w:ascii="Times New Roman" w:hAnsi="Times New Roman" w:cs="Times New Roman"/>
            <w:sz w:val="18"/>
            <w:szCs w:val="18"/>
          </w:rPr>
          <w:t>Detections</w:t>
        </w:r>
      </w:ins>
      <w:ins w:id="529" w:author="Jiahao XU" w:date="2021-12-14T14:51:00Z">
        <w:r w:rsidR="00860F0F">
          <w:rPr>
            <w:rFonts w:ascii="Times New Roman" w:hAnsi="Times New Roman" w:cs="Times New Roman"/>
            <w:sz w:val="18"/>
            <w:szCs w:val="18"/>
          </w:rPr>
          <w:t>(</w:t>
        </w:r>
        <w:proofErr w:type="gramEnd"/>
        <w:r w:rsidR="00860F0F" w:rsidRPr="00860F0F">
          <w:rPr>
            <w:rFonts w:ascii="Times New Roman" w:hAnsi="Times New Roman" w:cs="Times New Roman"/>
            <w:sz w:val="18"/>
            <w:szCs w:val="18"/>
          </w:rPr>
          <w:t>Because the confirmed Tracks and Detections are more likely to match</w:t>
        </w:r>
        <w:r w:rsidR="00860F0F">
          <w:rPr>
            <w:rFonts w:ascii="Times New Roman" w:hAnsi="Times New Roman" w:cs="Times New Roman"/>
            <w:sz w:val="18"/>
            <w:szCs w:val="18"/>
          </w:rPr>
          <w:t>)</w:t>
        </w:r>
      </w:ins>
      <w:ins w:id="530" w:author="Jiahao XU" w:date="2021-12-14T14:50:00Z">
        <w:r>
          <w:rPr>
            <w:rFonts w:ascii="Times New Roman" w:hAnsi="Times New Roman" w:cs="Times New Roman"/>
            <w:sz w:val="18"/>
            <w:szCs w:val="18"/>
          </w:rPr>
          <w:t>.</w:t>
        </w:r>
      </w:ins>
    </w:p>
    <w:p w14:paraId="5F610EB9" w14:textId="4450A66E" w:rsidR="00380E03" w:rsidDel="007E4F92" w:rsidRDefault="00860F0F" w:rsidP="008854E5">
      <w:pPr>
        <w:rPr>
          <w:del w:id="531" w:author="Jiahao XU" w:date="2021-12-14T12:23:00Z"/>
          <w:rFonts w:ascii="Times New Roman" w:hAnsi="Times New Roman" w:cs="Times New Roman"/>
          <w:sz w:val="18"/>
          <w:szCs w:val="18"/>
        </w:rPr>
      </w:pPr>
      <w:ins w:id="532" w:author="Jiahao XU" w:date="2021-12-14T14:51:00Z">
        <w:r>
          <w:rPr>
            <w:rFonts w:ascii="Times New Roman" w:hAnsi="Times New Roman" w:cs="Times New Roman" w:hint="eastAsia"/>
            <w:sz w:val="18"/>
            <w:szCs w:val="18"/>
          </w:rPr>
          <w:t>6</w:t>
        </w:r>
        <w:r>
          <w:rPr>
            <w:rFonts w:ascii="Times New Roman" w:hAnsi="Times New Roman" w:cs="Times New Roman"/>
            <w:sz w:val="18"/>
            <w:szCs w:val="18"/>
          </w:rPr>
          <w:t xml:space="preserve">. </w:t>
        </w:r>
        <w:r w:rsidRPr="00860F0F">
          <w:rPr>
            <w:rFonts w:ascii="Times New Roman" w:hAnsi="Times New Roman" w:cs="Times New Roman"/>
            <w:sz w:val="18"/>
            <w:szCs w:val="18"/>
          </w:rPr>
          <w:t>There are three possible results after cascading matching.</w:t>
        </w:r>
      </w:ins>
      <w:ins w:id="533" w:author="Jiahao XU" w:date="2021-12-14T14:52:00Z">
        <w:r>
          <w:rPr>
            <w:rFonts w:ascii="Times New Roman" w:hAnsi="Times New Roman" w:cs="Times New Roman"/>
            <w:sz w:val="18"/>
            <w:szCs w:val="18"/>
          </w:rPr>
          <w:t xml:space="preserve"> </w:t>
        </w:r>
      </w:ins>
      <w:ins w:id="534" w:author="Jiahao XU" w:date="2021-12-14T14:56:00Z">
        <w:r w:rsidR="007E4F92">
          <w:rPr>
            <w:rFonts w:ascii="Times New Roman" w:hAnsi="Times New Roman" w:cs="Times New Roman"/>
            <w:sz w:val="18"/>
            <w:szCs w:val="18"/>
          </w:rPr>
          <w:t xml:space="preserve">The first one is </w:t>
        </w:r>
      </w:ins>
      <w:ins w:id="535" w:author="Jiahao XU" w:date="2021-12-14T14:52:00Z">
        <w:r w:rsidRPr="00860F0F">
          <w:rPr>
            <w:rFonts w:ascii="Times New Roman" w:hAnsi="Times New Roman" w:cs="Times New Roman"/>
            <w:sz w:val="18"/>
            <w:szCs w:val="18"/>
          </w:rPr>
          <w:t xml:space="preserve">Tracks </w:t>
        </w:r>
        <w:proofErr w:type="gramStart"/>
        <w:r w:rsidRPr="00860F0F">
          <w:rPr>
            <w:rFonts w:ascii="Times New Roman" w:hAnsi="Times New Roman" w:cs="Times New Roman"/>
            <w:sz w:val="18"/>
            <w:szCs w:val="18"/>
          </w:rPr>
          <w:t>match,</w:t>
        </w:r>
        <w:proofErr w:type="gramEnd"/>
        <w:r w:rsidRPr="00860F0F">
          <w:rPr>
            <w:rFonts w:ascii="Times New Roman" w:hAnsi="Times New Roman" w:cs="Times New Roman"/>
            <w:sz w:val="18"/>
            <w:szCs w:val="18"/>
          </w:rPr>
          <w:t xml:space="preserve"> such Tracks update their corresponding Tracks variables through Kalman filte</w:t>
        </w:r>
        <w:r>
          <w:rPr>
            <w:rFonts w:ascii="Times New Roman" w:hAnsi="Times New Roman" w:cs="Times New Roman"/>
            <w:sz w:val="18"/>
            <w:szCs w:val="18"/>
          </w:rPr>
          <w:t>r</w:t>
        </w:r>
        <w:r w:rsidRPr="00860F0F">
          <w:rPr>
            <w:rFonts w:ascii="Times New Roman" w:hAnsi="Times New Roman" w:cs="Times New Roman"/>
            <w:sz w:val="18"/>
            <w:szCs w:val="18"/>
          </w:rPr>
          <w:t>.</w:t>
        </w:r>
      </w:ins>
      <w:ins w:id="536" w:author="Jiahao XU" w:date="2021-12-14T14:56:00Z">
        <w:r w:rsidR="007E4F92" w:rsidRPr="007E4F92">
          <w:t xml:space="preserve"> </w:t>
        </w:r>
        <w:r w:rsidR="007E4F92" w:rsidRPr="007E4F92">
          <w:rPr>
            <w:rFonts w:ascii="Times New Roman" w:hAnsi="Times New Roman" w:cs="Times New Roman"/>
            <w:sz w:val="18"/>
            <w:szCs w:val="18"/>
          </w:rPr>
          <w:t>The second and third is the mismatch of Detections and Tracks. At this time, the previous unconfirmed Tracks and the mismatched Tracks are matched with Unmatched Detections one by one for IOU matching, and then the cost matrix is calculated based on the result of the IOU matching</w:t>
        </w:r>
        <w:r w:rsidR="007E4F92">
          <w:rPr>
            <w:rFonts w:ascii="Times New Roman" w:hAnsi="Times New Roman" w:cs="Times New Roman"/>
            <w:sz w:val="18"/>
            <w:szCs w:val="18"/>
          </w:rPr>
          <w:t>.</w:t>
        </w:r>
      </w:ins>
    </w:p>
    <w:p w14:paraId="650D91AA" w14:textId="77777777" w:rsidR="007E4F92" w:rsidRPr="007E4F92" w:rsidRDefault="007E4F92" w:rsidP="007E4F92">
      <w:pPr>
        <w:rPr>
          <w:ins w:id="537" w:author="Jiahao XU" w:date="2021-12-14T14:56:00Z"/>
          <w:rFonts w:ascii="Times New Roman" w:hAnsi="Times New Roman" w:cs="Times New Roman"/>
          <w:sz w:val="18"/>
          <w:szCs w:val="18"/>
          <w:rPrChange w:id="538" w:author="Jiahao XU" w:date="2021-12-14T14:56:00Z">
            <w:rPr>
              <w:ins w:id="539" w:author="Jiahao XU" w:date="2021-12-14T14:56:00Z"/>
            </w:rPr>
          </w:rPrChange>
        </w:rPr>
      </w:pPr>
    </w:p>
    <w:p w14:paraId="7CCBB025" w14:textId="40EAB27E" w:rsidR="00380E03" w:rsidDel="007E4F92" w:rsidRDefault="007E4F92" w:rsidP="007E4F92">
      <w:pPr>
        <w:rPr>
          <w:del w:id="540" w:author="Jiahao XU" w:date="2021-12-14T12:23:00Z"/>
          <w:rFonts w:ascii="Times New Roman" w:hAnsi="Times New Roman" w:cs="Times New Roman"/>
          <w:sz w:val="18"/>
          <w:szCs w:val="18"/>
        </w:rPr>
      </w:pPr>
      <w:ins w:id="541" w:author="Jiahao XU" w:date="2021-12-14T14:57:00Z">
        <w:r>
          <w:rPr>
            <w:rFonts w:ascii="Times New Roman" w:hAnsi="Times New Roman" w:cs="Times New Roman" w:hint="eastAsia"/>
            <w:sz w:val="18"/>
            <w:szCs w:val="18"/>
          </w:rPr>
          <w:t>7</w:t>
        </w:r>
        <w:r>
          <w:rPr>
            <w:rFonts w:ascii="Times New Roman" w:hAnsi="Times New Roman" w:cs="Times New Roman"/>
            <w:sz w:val="18"/>
            <w:szCs w:val="18"/>
          </w:rPr>
          <w:t>.</w:t>
        </w:r>
        <w:r w:rsidRPr="007E4F92">
          <w:t xml:space="preserve"> </w:t>
        </w:r>
        <w:r w:rsidRPr="007E4F92">
          <w:rPr>
            <w:rFonts w:ascii="Times New Roman" w:hAnsi="Times New Roman" w:cs="Times New Roman"/>
            <w:sz w:val="18"/>
            <w:szCs w:val="18"/>
          </w:rPr>
          <w:t>Taking the cost matrix obtained in</w:t>
        </w:r>
        <w:r>
          <w:rPr>
            <w:rFonts w:ascii="Times New Roman" w:hAnsi="Times New Roman" w:cs="Times New Roman"/>
            <w:sz w:val="18"/>
            <w:szCs w:val="18"/>
          </w:rPr>
          <w:t xml:space="preserve"> step 6</w:t>
        </w:r>
        <w:r w:rsidRPr="007E4F92">
          <w:rPr>
            <w:rFonts w:ascii="Times New Roman" w:hAnsi="Times New Roman" w:cs="Times New Roman"/>
            <w:sz w:val="18"/>
            <w:szCs w:val="18"/>
          </w:rPr>
          <w:t xml:space="preserve"> as the input of the Hungarian algorithm, </w:t>
        </w:r>
        <w:r>
          <w:rPr>
            <w:rFonts w:ascii="Times New Roman" w:hAnsi="Times New Roman" w:cs="Times New Roman"/>
            <w:sz w:val="18"/>
            <w:szCs w:val="18"/>
          </w:rPr>
          <w:t>and then a</w:t>
        </w:r>
        <w:r w:rsidRPr="007E4F92">
          <w:rPr>
            <w:rFonts w:ascii="Times New Roman" w:hAnsi="Times New Roman" w:cs="Times New Roman"/>
            <w:sz w:val="18"/>
            <w:szCs w:val="18"/>
          </w:rPr>
          <w:t xml:space="preserve"> linear matching result is obtained</w:t>
        </w:r>
        <w:r>
          <w:rPr>
            <w:rFonts w:ascii="Times New Roman" w:hAnsi="Times New Roman" w:cs="Times New Roman"/>
            <w:sz w:val="18"/>
            <w:szCs w:val="18"/>
          </w:rPr>
          <w:t xml:space="preserve">. </w:t>
        </w:r>
      </w:ins>
      <w:ins w:id="542" w:author="Jiahao XU" w:date="2021-12-14T14:58:00Z">
        <w:r>
          <w:rPr>
            <w:rFonts w:ascii="Times New Roman" w:hAnsi="Times New Roman" w:cs="Times New Roman"/>
            <w:sz w:val="18"/>
            <w:szCs w:val="18"/>
          </w:rPr>
          <w:t>There are also 3 possible results like step 3.</w:t>
        </w:r>
      </w:ins>
    </w:p>
    <w:p w14:paraId="06CE5342" w14:textId="77777777" w:rsidR="007E4F92" w:rsidRPr="007E4F92" w:rsidRDefault="007E4F92" w:rsidP="007E4F92">
      <w:pPr>
        <w:rPr>
          <w:ins w:id="543" w:author="Jiahao XU" w:date="2021-12-14T14:58:00Z"/>
          <w:rFonts w:ascii="Times New Roman" w:hAnsi="Times New Roman" w:cs="Times New Roman"/>
          <w:sz w:val="18"/>
          <w:szCs w:val="18"/>
          <w:rPrChange w:id="544" w:author="Jiahao XU" w:date="2021-12-14T14:57:00Z">
            <w:rPr>
              <w:ins w:id="545" w:author="Jiahao XU" w:date="2021-12-14T14:58:00Z"/>
            </w:rPr>
          </w:rPrChange>
        </w:rPr>
      </w:pPr>
    </w:p>
    <w:p w14:paraId="6021A683" w14:textId="675F72A1" w:rsidR="00380E03" w:rsidDel="001C77FB" w:rsidRDefault="007E4F92" w:rsidP="007E4F92">
      <w:pPr>
        <w:rPr>
          <w:del w:id="546" w:author="Jiahao XU" w:date="2021-12-14T12:23:00Z"/>
          <w:rFonts w:ascii="Times New Roman" w:hAnsi="Times New Roman" w:cs="Times New Roman"/>
          <w:sz w:val="18"/>
          <w:szCs w:val="18"/>
        </w:rPr>
      </w:pPr>
      <w:ins w:id="547" w:author="Jiahao XU" w:date="2021-12-14T15:00:00Z">
        <w:r w:rsidRPr="007E4F92">
          <w:rPr>
            <w:rFonts w:ascii="Times New Roman" w:hAnsi="Times New Roman" w:cs="Times New Roman"/>
            <w:sz w:val="18"/>
            <w:szCs w:val="18"/>
            <w:rPrChange w:id="548" w:author="Jiahao XU" w:date="2021-12-14T15:00:00Z">
              <w:rPr/>
            </w:rPrChange>
          </w:rPr>
          <w:t xml:space="preserve">8. </w:t>
        </w:r>
        <w:r w:rsidRPr="00D623CE">
          <w:rPr>
            <w:rFonts w:ascii="Times New Roman" w:hAnsi="Times New Roman" w:cs="Times New Roman"/>
            <w:sz w:val="18"/>
            <w:szCs w:val="18"/>
          </w:rPr>
          <w:t xml:space="preserve">Repeat </w:t>
        </w:r>
        <w:r>
          <w:rPr>
            <w:rFonts w:ascii="Times New Roman" w:hAnsi="Times New Roman" w:cs="Times New Roman"/>
            <w:sz w:val="18"/>
            <w:szCs w:val="18"/>
          </w:rPr>
          <w:t xml:space="preserve">from </w:t>
        </w:r>
        <w:r w:rsidRPr="00D623CE">
          <w:rPr>
            <w:rFonts w:ascii="Times New Roman" w:hAnsi="Times New Roman" w:cs="Times New Roman"/>
            <w:sz w:val="18"/>
            <w:szCs w:val="18"/>
          </w:rPr>
          <w:t>step</w:t>
        </w:r>
        <w:r>
          <w:rPr>
            <w:rFonts w:ascii="Times New Roman" w:hAnsi="Times New Roman" w:cs="Times New Roman"/>
            <w:sz w:val="18"/>
            <w:szCs w:val="18"/>
          </w:rPr>
          <w:t xml:space="preserve"> 5 to step 7</w:t>
        </w:r>
        <w:r w:rsidRPr="00D623CE">
          <w:rPr>
            <w:rFonts w:ascii="Times New Roman" w:hAnsi="Times New Roman" w:cs="Times New Roman"/>
            <w:sz w:val="18"/>
            <w:szCs w:val="18"/>
          </w:rPr>
          <w:t xml:space="preserve"> until the end of the video.</w:t>
        </w:r>
      </w:ins>
    </w:p>
    <w:p w14:paraId="53BD7257" w14:textId="77777777" w:rsidR="001C77FB" w:rsidRDefault="001C77FB" w:rsidP="007E4F92">
      <w:pPr>
        <w:rPr>
          <w:ins w:id="549" w:author="Jiahao XU" w:date="2021-12-14T15:40:00Z"/>
          <w:rFonts w:ascii="Times New Roman" w:hAnsi="Times New Roman" w:cs="Times New Roman"/>
          <w:sz w:val="18"/>
          <w:szCs w:val="18"/>
        </w:rPr>
      </w:pPr>
    </w:p>
    <w:p w14:paraId="7532BB30" w14:textId="77777777" w:rsidR="007E4F92" w:rsidRPr="007E4F92" w:rsidRDefault="007E4F92" w:rsidP="007E4F92">
      <w:pPr>
        <w:rPr>
          <w:ins w:id="550" w:author="Jiahao XU" w:date="2021-12-14T15:00:00Z"/>
        </w:rPr>
      </w:pPr>
    </w:p>
    <w:p w14:paraId="0F28EE1A" w14:textId="6596AF28" w:rsidR="004056B3" w:rsidRPr="001C77FB" w:rsidRDefault="004056B3" w:rsidP="004056B3">
      <w:pPr>
        <w:jc w:val="left"/>
        <w:rPr>
          <w:ins w:id="551" w:author="Jiahao XU" w:date="2021-12-14T15:01:00Z"/>
          <w:rFonts w:ascii="Times New Roman" w:hAnsi="Times New Roman" w:cs="Times New Roman"/>
          <w:b/>
          <w:bCs/>
          <w:sz w:val="18"/>
          <w:szCs w:val="18"/>
          <w:rPrChange w:id="552" w:author="Jiahao XU" w:date="2021-12-14T15:40:00Z">
            <w:rPr>
              <w:ins w:id="553" w:author="Jiahao XU" w:date="2021-12-14T15:01:00Z"/>
              <w:rFonts w:ascii="Times New Roman" w:hAnsi="Times New Roman" w:cs="Times New Roman"/>
              <w:sz w:val="18"/>
              <w:szCs w:val="18"/>
            </w:rPr>
          </w:rPrChange>
        </w:rPr>
      </w:pPr>
      <w:ins w:id="554" w:author="Jiahao XU" w:date="2021-12-14T15:01:00Z">
        <w:r w:rsidRPr="001C77FB">
          <w:rPr>
            <w:rFonts w:ascii="Times New Roman" w:hAnsi="Times New Roman" w:cs="Times New Roman"/>
            <w:b/>
            <w:bCs/>
            <w:sz w:val="18"/>
            <w:szCs w:val="18"/>
            <w:rPrChange w:id="555" w:author="Jiahao XU" w:date="2021-12-14T15:40:00Z">
              <w:rPr/>
            </w:rPrChange>
          </w:rPr>
          <w:t>Vehicle counting based on its category</w:t>
        </w:r>
      </w:ins>
    </w:p>
    <w:p w14:paraId="60CA6B85" w14:textId="4C572BF6" w:rsidR="004056B3" w:rsidRDefault="004056B3" w:rsidP="004056B3">
      <w:pPr>
        <w:jc w:val="left"/>
        <w:rPr>
          <w:ins w:id="556" w:author="Jiahao XU" w:date="2021-12-14T15:41:00Z"/>
          <w:rFonts w:ascii="Times New Roman" w:hAnsi="Times New Roman" w:cs="Times New Roman"/>
          <w:sz w:val="18"/>
          <w:szCs w:val="18"/>
        </w:rPr>
      </w:pPr>
      <w:ins w:id="557" w:author="Jiahao XU" w:date="2021-12-14T15:01:00Z">
        <w:r w:rsidRPr="004056B3">
          <w:rPr>
            <w:rFonts w:ascii="Times New Roman" w:hAnsi="Times New Roman" w:cs="Times New Roman"/>
            <w:sz w:val="18"/>
            <w:szCs w:val="18"/>
          </w:rPr>
          <w:lastRenderedPageBreak/>
          <w:t xml:space="preserve">This part </w:t>
        </w:r>
        <w:r>
          <w:rPr>
            <w:rFonts w:ascii="Times New Roman" w:hAnsi="Times New Roman" w:cs="Times New Roman"/>
            <w:sz w:val="18"/>
            <w:szCs w:val="18"/>
          </w:rPr>
          <w:t xml:space="preserve">is achieved by </w:t>
        </w:r>
        <w:r w:rsidRPr="004056B3">
          <w:rPr>
            <w:rFonts w:ascii="Times New Roman" w:hAnsi="Times New Roman" w:cs="Times New Roman"/>
            <w:sz w:val="18"/>
            <w:szCs w:val="18"/>
          </w:rPr>
          <w:t xml:space="preserve">the information returned by the </w:t>
        </w:r>
      </w:ins>
      <w:ins w:id="558" w:author="Jiahao XU" w:date="2021-12-14T15:02:00Z">
        <w:r>
          <w:rPr>
            <w:rFonts w:ascii="Times New Roman" w:hAnsi="Times New Roman" w:cs="Times New Roman"/>
            <w:sz w:val="18"/>
            <w:szCs w:val="18"/>
          </w:rPr>
          <w:t xml:space="preserve">DeepSORT </w:t>
        </w:r>
      </w:ins>
      <w:ins w:id="559" w:author="Jiahao XU" w:date="2021-12-14T15:01:00Z">
        <w:r w:rsidRPr="004056B3">
          <w:rPr>
            <w:rFonts w:ascii="Times New Roman" w:hAnsi="Times New Roman" w:cs="Times New Roman"/>
            <w:sz w:val="18"/>
            <w:szCs w:val="18"/>
          </w:rPr>
          <w:t xml:space="preserve">tracking algorithm: </w:t>
        </w:r>
        <w:proofErr w:type="spellStart"/>
        <w:r w:rsidRPr="004056B3">
          <w:rPr>
            <w:rFonts w:ascii="Times New Roman" w:hAnsi="Times New Roman" w:cs="Times New Roman"/>
            <w:sz w:val="18"/>
            <w:szCs w:val="18"/>
          </w:rPr>
          <w:t>xywh</w:t>
        </w:r>
        <w:proofErr w:type="spellEnd"/>
        <w:r w:rsidRPr="004056B3">
          <w:rPr>
            <w:rFonts w:ascii="Times New Roman" w:hAnsi="Times New Roman" w:cs="Times New Roman"/>
            <w:sz w:val="18"/>
            <w:szCs w:val="18"/>
          </w:rPr>
          <w:t xml:space="preserve">, </w:t>
        </w:r>
      </w:ins>
      <w:ins w:id="560" w:author="Jiahao XU" w:date="2021-12-14T15:03:00Z">
        <w:r>
          <w:rPr>
            <w:rFonts w:ascii="Times New Roman" w:hAnsi="Times New Roman" w:cs="Times New Roman"/>
            <w:sz w:val="18"/>
            <w:szCs w:val="18"/>
          </w:rPr>
          <w:t>ID</w:t>
        </w:r>
      </w:ins>
      <w:ins w:id="561" w:author="Jiahao XU" w:date="2021-12-14T15:01:00Z">
        <w:r w:rsidRPr="004056B3">
          <w:rPr>
            <w:rFonts w:ascii="Times New Roman" w:hAnsi="Times New Roman" w:cs="Times New Roman"/>
            <w:sz w:val="18"/>
            <w:szCs w:val="18"/>
          </w:rPr>
          <w:t xml:space="preserve">, </w:t>
        </w:r>
      </w:ins>
      <w:ins w:id="562" w:author="Jiahao XU" w:date="2021-12-14T15:02:00Z">
        <w:r>
          <w:rPr>
            <w:rFonts w:ascii="Times New Roman" w:hAnsi="Times New Roman" w:cs="Times New Roman"/>
            <w:sz w:val="18"/>
            <w:szCs w:val="18"/>
          </w:rPr>
          <w:t xml:space="preserve">and </w:t>
        </w:r>
      </w:ins>
      <w:ins w:id="563" w:author="Jiahao XU" w:date="2021-12-14T15:03:00Z">
        <w:r>
          <w:rPr>
            <w:rFonts w:ascii="Times New Roman" w:hAnsi="Times New Roman" w:cs="Times New Roman"/>
            <w:sz w:val="18"/>
            <w:szCs w:val="18"/>
          </w:rPr>
          <w:t>category</w:t>
        </w:r>
      </w:ins>
      <w:ins w:id="564" w:author="Jiahao XU" w:date="2021-12-14T15:02:00Z">
        <w:r>
          <w:rPr>
            <w:rFonts w:ascii="Times New Roman" w:hAnsi="Times New Roman" w:cs="Times New Roman"/>
            <w:sz w:val="18"/>
            <w:szCs w:val="18"/>
          </w:rPr>
          <w:t>.</w:t>
        </w:r>
      </w:ins>
      <w:ins w:id="565" w:author="Jiahao XU" w:date="2021-12-14T15:03:00Z">
        <w:r w:rsidRPr="004056B3">
          <w:t xml:space="preserve"> </w:t>
        </w:r>
        <w:r w:rsidRPr="004056B3">
          <w:rPr>
            <w:rFonts w:ascii="Times New Roman" w:hAnsi="Times New Roman" w:cs="Times New Roman"/>
            <w:sz w:val="18"/>
            <w:szCs w:val="18"/>
          </w:rPr>
          <w:t xml:space="preserve">By setting a fixed detection line, when the bounding box passes the detection line, it is counted according to its category, and the </w:t>
        </w:r>
        <w:r>
          <w:rPr>
            <w:rFonts w:ascii="Times New Roman" w:hAnsi="Times New Roman" w:cs="Times New Roman"/>
            <w:sz w:val="18"/>
            <w:szCs w:val="18"/>
          </w:rPr>
          <w:t>ID</w:t>
        </w:r>
        <w:r w:rsidRPr="004056B3">
          <w:rPr>
            <w:rFonts w:ascii="Times New Roman" w:hAnsi="Times New Roman" w:cs="Times New Roman"/>
            <w:sz w:val="18"/>
            <w:szCs w:val="18"/>
          </w:rPr>
          <w:t xml:space="preserve"> of this box is recorded to prevent double counting, and the record of this </w:t>
        </w:r>
      </w:ins>
      <w:ins w:id="566" w:author="Jiahao XU" w:date="2021-12-14T15:04:00Z">
        <w:r>
          <w:rPr>
            <w:rFonts w:ascii="Times New Roman" w:hAnsi="Times New Roman" w:cs="Times New Roman"/>
            <w:sz w:val="18"/>
            <w:szCs w:val="18"/>
          </w:rPr>
          <w:t>ID</w:t>
        </w:r>
      </w:ins>
      <w:ins w:id="567" w:author="Jiahao XU" w:date="2021-12-14T15:03:00Z">
        <w:r w:rsidRPr="004056B3">
          <w:rPr>
            <w:rFonts w:ascii="Times New Roman" w:hAnsi="Times New Roman" w:cs="Times New Roman"/>
            <w:sz w:val="18"/>
            <w:szCs w:val="18"/>
          </w:rPr>
          <w:t xml:space="preserve"> is deleted when </w:t>
        </w:r>
      </w:ins>
      <w:ins w:id="568" w:author="Jiahao XU" w:date="2021-12-14T15:04:00Z">
        <w:r>
          <w:rPr>
            <w:rFonts w:ascii="Times New Roman" w:hAnsi="Times New Roman" w:cs="Times New Roman"/>
            <w:sz w:val="18"/>
            <w:szCs w:val="18"/>
          </w:rPr>
          <w:t>it</w:t>
        </w:r>
      </w:ins>
      <w:ins w:id="569" w:author="Jiahao XU" w:date="2021-12-14T15:03:00Z">
        <w:r w:rsidRPr="004056B3">
          <w:rPr>
            <w:rFonts w:ascii="Times New Roman" w:hAnsi="Times New Roman" w:cs="Times New Roman"/>
            <w:sz w:val="18"/>
            <w:szCs w:val="18"/>
          </w:rPr>
          <w:t xml:space="preserve"> leaves the detection area.</w:t>
        </w:r>
      </w:ins>
    </w:p>
    <w:p w14:paraId="473E5EBF" w14:textId="77777777" w:rsidR="001C77FB" w:rsidRDefault="001C77FB" w:rsidP="004056B3">
      <w:pPr>
        <w:jc w:val="left"/>
        <w:rPr>
          <w:ins w:id="570" w:author="Jiahao XU" w:date="2021-12-14T15:04:00Z"/>
          <w:rFonts w:ascii="Times New Roman" w:hAnsi="Times New Roman" w:cs="Times New Roman"/>
          <w:sz w:val="18"/>
          <w:szCs w:val="18"/>
        </w:rPr>
      </w:pPr>
    </w:p>
    <w:p w14:paraId="714DA603" w14:textId="23304213" w:rsidR="004056B3" w:rsidRPr="001C77FB" w:rsidRDefault="004056B3" w:rsidP="004056B3">
      <w:pPr>
        <w:jc w:val="left"/>
        <w:rPr>
          <w:ins w:id="571" w:author="Jiahao XU" w:date="2021-12-14T15:04:00Z"/>
          <w:rFonts w:ascii="Times New Roman" w:hAnsi="Times New Roman" w:cs="Times New Roman"/>
          <w:b/>
          <w:bCs/>
          <w:sz w:val="18"/>
          <w:szCs w:val="18"/>
          <w:rPrChange w:id="572" w:author="Jiahao XU" w:date="2021-12-14T15:41:00Z">
            <w:rPr>
              <w:ins w:id="573" w:author="Jiahao XU" w:date="2021-12-14T15:04:00Z"/>
              <w:rFonts w:ascii="Times New Roman" w:hAnsi="Times New Roman" w:cs="Times New Roman"/>
              <w:sz w:val="18"/>
              <w:szCs w:val="18"/>
            </w:rPr>
          </w:rPrChange>
        </w:rPr>
      </w:pPr>
      <w:ins w:id="574" w:author="Jiahao XU" w:date="2021-12-14T15:04:00Z">
        <w:r w:rsidRPr="001C77FB">
          <w:rPr>
            <w:rFonts w:ascii="Times New Roman" w:hAnsi="Times New Roman" w:cs="Times New Roman"/>
            <w:b/>
            <w:bCs/>
            <w:sz w:val="18"/>
            <w:szCs w:val="18"/>
            <w:rPrChange w:id="575" w:author="Jiahao XU" w:date="2021-12-14T15:41:00Z">
              <w:rPr>
                <w:rFonts w:ascii="Times New Roman" w:hAnsi="Times New Roman" w:cs="Times New Roman"/>
                <w:sz w:val="18"/>
                <w:szCs w:val="18"/>
              </w:rPr>
            </w:rPrChange>
          </w:rPr>
          <w:t>Velocity estimation</w:t>
        </w:r>
      </w:ins>
    </w:p>
    <w:p w14:paraId="0D639046" w14:textId="639EA53F" w:rsidR="004056B3" w:rsidRDefault="004056B3" w:rsidP="004056B3">
      <w:pPr>
        <w:jc w:val="left"/>
        <w:rPr>
          <w:ins w:id="576" w:author="Jiahao XU" w:date="2021-12-14T15:06:00Z"/>
          <w:rFonts w:ascii="Times New Roman" w:hAnsi="Times New Roman" w:cs="Times New Roman"/>
          <w:sz w:val="18"/>
          <w:szCs w:val="18"/>
        </w:rPr>
      </w:pPr>
      <w:ins w:id="577" w:author="Jiahao XU" w:date="2021-12-14T15:05:00Z">
        <w:r w:rsidRPr="004056B3">
          <w:rPr>
            <w:rFonts w:ascii="Times New Roman" w:hAnsi="Times New Roman" w:cs="Times New Roman"/>
            <w:sz w:val="18"/>
            <w:szCs w:val="18"/>
          </w:rPr>
          <w:t xml:space="preserve">The most important part of </w:t>
        </w:r>
      </w:ins>
      <w:ins w:id="578" w:author="Jiahao XU" w:date="2021-12-15T18:15:00Z">
        <w:r w:rsidR="000A2914" w:rsidRPr="004056B3">
          <w:rPr>
            <w:rFonts w:ascii="Times New Roman" w:hAnsi="Times New Roman" w:cs="Times New Roman"/>
            <w:sz w:val="18"/>
            <w:szCs w:val="18"/>
          </w:rPr>
          <w:t>video</w:t>
        </w:r>
        <w:r w:rsidR="000A2914">
          <w:rPr>
            <w:rFonts w:ascii="Times New Roman" w:hAnsi="Times New Roman" w:cs="Times New Roman"/>
            <w:sz w:val="18"/>
            <w:szCs w:val="18"/>
          </w:rPr>
          <w:t>-based</w:t>
        </w:r>
      </w:ins>
      <w:ins w:id="579" w:author="Jiahao XU" w:date="2021-12-14T15:05:00Z">
        <w:r>
          <w:rPr>
            <w:rFonts w:ascii="Times New Roman" w:hAnsi="Times New Roman" w:cs="Times New Roman"/>
            <w:sz w:val="18"/>
            <w:szCs w:val="18"/>
          </w:rPr>
          <w:t xml:space="preserve"> velocity</w:t>
        </w:r>
        <w:r w:rsidRPr="004056B3">
          <w:rPr>
            <w:rFonts w:ascii="Times New Roman" w:hAnsi="Times New Roman" w:cs="Times New Roman"/>
            <w:sz w:val="18"/>
            <w:szCs w:val="18"/>
          </w:rPr>
          <w:t xml:space="preserve"> </w:t>
        </w:r>
        <w:r>
          <w:rPr>
            <w:rFonts w:ascii="Times New Roman" w:hAnsi="Times New Roman" w:cs="Times New Roman"/>
            <w:sz w:val="18"/>
            <w:szCs w:val="18"/>
          </w:rPr>
          <w:t>estimation</w:t>
        </w:r>
        <w:r w:rsidRPr="004056B3">
          <w:rPr>
            <w:rFonts w:ascii="Times New Roman" w:hAnsi="Times New Roman" w:cs="Times New Roman"/>
            <w:sz w:val="18"/>
            <w:szCs w:val="18"/>
          </w:rPr>
          <w:t xml:space="preserve"> is the need to calibrate the actual distance. The pixel distance in the video needs to be converted to the actual distance. The </w:t>
        </w:r>
        <w:r w:rsidR="002C4736">
          <w:rPr>
            <w:rFonts w:ascii="Times New Roman" w:hAnsi="Times New Roman" w:cs="Times New Roman"/>
            <w:sz w:val="18"/>
            <w:szCs w:val="18"/>
          </w:rPr>
          <w:t>velo</w:t>
        </w:r>
      </w:ins>
      <w:ins w:id="580" w:author="Jiahao XU" w:date="2021-12-14T15:06:00Z">
        <w:r w:rsidR="002C4736">
          <w:rPr>
            <w:rFonts w:ascii="Times New Roman" w:hAnsi="Times New Roman" w:cs="Times New Roman"/>
            <w:sz w:val="18"/>
            <w:szCs w:val="18"/>
          </w:rPr>
          <w:t>city</w:t>
        </w:r>
      </w:ins>
      <w:ins w:id="581" w:author="Jiahao XU" w:date="2021-12-14T15:05:00Z">
        <w:r w:rsidRPr="004056B3">
          <w:rPr>
            <w:rFonts w:ascii="Times New Roman" w:hAnsi="Times New Roman" w:cs="Times New Roman"/>
            <w:sz w:val="18"/>
            <w:szCs w:val="18"/>
          </w:rPr>
          <w:t xml:space="preserve"> can be calculated based on </w:t>
        </w:r>
        <w:proofErr w:type="gramStart"/>
        <w:r w:rsidRPr="004056B3">
          <w:rPr>
            <w:rFonts w:ascii="Times New Roman" w:hAnsi="Times New Roman" w:cs="Times New Roman"/>
            <w:sz w:val="18"/>
            <w:szCs w:val="18"/>
          </w:rPr>
          <w:t xml:space="preserve">the </w:t>
        </w:r>
      </w:ins>
      <w:ins w:id="582" w:author="Jiahao XU" w:date="2021-12-14T15:06:00Z">
        <w:r w:rsidR="002C4736">
          <w:rPr>
            <w:rFonts w:ascii="Times New Roman" w:hAnsi="Times New Roman" w:cs="Times New Roman"/>
            <w:sz w:val="18"/>
            <w:szCs w:val="18"/>
          </w:rPr>
          <w:t>these</w:t>
        </w:r>
        <w:proofErr w:type="gramEnd"/>
        <w:r w:rsidR="002C4736">
          <w:rPr>
            <w:rFonts w:ascii="Times New Roman" w:hAnsi="Times New Roman" w:cs="Times New Roman"/>
            <w:sz w:val="18"/>
            <w:szCs w:val="18"/>
          </w:rPr>
          <w:t xml:space="preserve"> </w:t>
        </w:r>
      </w:ins>
      <w:ins w:id="583" w:author="Jiahao XU" w:date="2021-12-14T15:05:00Z">
        <w:r w:rsidRPr="004056B3">
          <w:rPr>
            <w:rFonts w:ascii="Times New Roman" w:hAnsi="Times New Roman" w:cs="Times New Roman"/>
            <w:sz w:val="18"/>
            <w:szCs w:val="18"/>
          </w:rPr>
          <w:t>information.</w:t>
        </w:r>
      </w:ins>
    </w:p>
    <w:p w14:paraId="211C4406" w14:textId="31479549" w:rsidR="002C4736" w:rsidRDefault="002C4736" w:rsidP="004056B3">
      <w:pPr>
        <w:jc w:val="left"/>
        <w:rPr>
          <w:ins w:id="584" w:author="Jiahao XU" w:date="2021-12-14T15:10:00Z"/>
          <w:rFonts w:ascii="Times New Roman" w:hAnsi="Times New Roman" w:cs="Times New Roman"/>
          <w:sz w:val="18"/>
          <w:szCs w:val="18"/>
        </w:rPr>
      </w:pPr>
      <w:ins w:id="585" w:author="Jiahao XU" w:date="2021-12-14T15:06:00Z">
        <w:r w:rsidRPr="002C4736">
          <w:rPr>
            <w:rFonts w:ascii="Times New Roman" w:hAnsi="Times New Roman" w:cs="Times New Roman"/>
            <w:sz w:val="18"/>
            <w:szCs w:val="18"/>
          </w:rPr>
          <w:t xml:space="preserve">The main principle of real-time vehicle </w:t>
        </w:r>
      </w:ins>
      <w:ins w:id="586" w:author="Jiahao XU" w:date="2021-12-14T15:07:00Z">
        <w:r>
          <w:rPr>
            <w:rFonts w:ascii="Times New Roman" w:hAnsi="Times New Roman" w:cs="Times New Roman"/>
            <w:sz w:val="18"/>
            <w:szCs w:val="18"/>
          </w:rPr>
          <w:t>velocity estimation</w:t>
        </w:r>
      </w:ins>
      <w:ins w:id="587" w:author="Jiahao XU" w:date="2021-12-14T15:06:00Z">
        <w:r w:rsidRPr="002C4736">
          <w:rPr>
            <w:rFonts w:ascii="Times New Roman" w:hAnsi="Times New Roman" w:cs="Times New Roman"/>
            <w:sz w:val="18"/>
            <w:szCs w:val="18"/>
          </w:rPr>
          <w:t xml:space="preserve"> is to record the center pixel position of the </w:t>
        </w:r>
      </w:ins>
      <w:ins w:id="588" w:author="Jiahao XU" w:date="2021-12-14T15:07:00Z">
        <w:r>
          <w:rPr>
            <w:rFonts w:ascii="Times New Roman" w:hAnsi="Times New Roman" w:cs="Times New Roman"/>
            <w:sz w:val="18"/>
            <w:szCs w:val="18"/>
          </w:rPr>
          <w:t>ID</w:t>
        </w:r>
      </w:ins>
      <w:ins w:id="589" w:author="Jiahao XU" w:date="2021-12-14T15:06:00Z">
        <w:r w:rsidRPr="002C4736">
          <w:rPr>
            <w:rFonts w:ascii="Times New Roman" w:hAnsi="Times New Roman" w:cs="Times New Roman"/>
            <w:sz w:val="18"/>
            <w:szCs w:val="18"/>
          </w:rPr>
          <w:t xml:space="preserve"> at this </w:t>
        </w:r>
      </w:ins>
      <w:ins w:id="590" w:author="Jiahao XU" w:date="2021-12-14T15:07:00Z">
        <w:r>
          <w:rPr>
            <w:rFonts w:ascii="Times New Roman" w:hAnsi="Times New Roman" w:cs="Times New Roman"/>
            <w:sz w:val="18"/>
            <w:szCs w:val="18"/>
          </w:rPr>
          <w:t>moment</w:t>
        </w:r>
      </w:ins>
      <w:ins w:id="591" w:author="Jiahao XU" w:date="2021-12-14T15:06:00Z">
        <w:r w:rsidRPr="002C4736">
          <w:rPr>
            <w:rFonts w:ascii="Times New Roman" w:hAnsi="Times New Roman" w:cs="Times New Roman"/>
            <w:sz w:val="18"/>
            <w:szCs w:val="18"/>
          </w:rPr>
          <w:t xml:space="preserve"> after a fixed number of frames </w:t>
        </w:r>
        <w:proofErr w:type="spellStart"/>
        <w:r w:rsidRPr="002C4736">
          <w:rPr>
            <w:rFonts w:ascii="Times New Roman" w:hAnsi="Times New Roman" w:cs="Times New Roman"/>
            <w:sz w:val="18"/>
            <w:szCs w:val="18"/>
          </w:rPr>
          <w:t>i</w:t>
        </w:r>
        <w:proofErr w:type="spellEnd"/>
        <w:r w:rsidRPr="002C4736">
          <w:rPr>
            <w:rFonts w:ascii="Times New Roman" w:hAnsi="Times New Roman" w:cs="Times New Roman"/>
            <w:sz w:val="18"/>
            <w:szCs w:val="18"/>
          </w:rPr>
          <w:t xml:space="preserve">, and use the Euclidean distance to calculate the pixel distance d1 moved </w:t>
        </w:r>
      </w:ins>
      <w:ins w:id="592" w:author="Jiahao XU" w:date="2021-12-14T15:07:00Z">
        <w:r>
          <w:rPr>
            <w:rFonts w:ascii="Times New Roman" w:hAnsi="Times New Roman" w:cs="Times New Roman"/>
            <w:sz w:val="18"/>
            <w:szCs w:val="18"/>
          </w:rPr>
          <w:t>during these frames.</w:t>
        </w:r>
      </w:ins>
      <w:ins w:id="593" w:author="Jiahao XU" w:date="2021-12-14T15:08:00Z">
        <w:r w:rsidRPr="002C4736">
          <w:t xml:space="preserve"> </w:t>
        </w:r>
        <w:r w:rsidRPr="002C4736">
          <w:rPr>
            <w:rFonts w:ascii="Times New Roman" w:hAnsi="Times New Roman" w:cs="Times New Roman"/>
            <w:sz w:val="18"/>
            <w:szCs w:val="18"/>
          </w:rPr>
          <w:t>The vehicle width of the car is calibrated as d2=1.85m, so d2/w represents the actual distance represented by each pixel in the video at this time</w:t>
        </w:r>
        <w:r>
          <w:rPr>
            <w:rFonts w:ascii="Times New Roman" w:hAnsi="Times New Roman" w:cs="Times New Roman"/>
            <w:sz w:val="18"/>
            <w:szCs w:val="18"/>
          </w:rPr>
          <w:t>.</w:t>
        </w:r>
      </w:ins>
      <w:ins w:id="594" w:author="Jiahao XU" w:date="2021-12-14T15:09:00Z">
        <w:r w:rsidRPr="002C4736">
          <w:t xml:space="preserve"> </w:t>
        </w:r>
        <w:r w:rsidRPr="002C4736">
          <w:rPr>
            <w:rFonts w:ascii="Times New Roman" w:hAnsi="Times New Roman" w:cs="Times New Roman"/>
            <w:sz w:val="18"/>
            <w:szCs w:val="18"/>
          </w:rPr>
          <w:t>(d2*d</w:t>
        </w:r>
        <w:proofErr w:type="gramStart"/>
        <w:r w:rsidRPr="002C4736">
          <w:rPr>
            <w:rFonts w:ascii="Times New Roman" w:hAnsi="Times New Roman" w:cs="Times New Roman"/>
            <w:sz w:val="18"/>
            <w:szCs w:val="18"/>
          </w:rPr>
          <w:t>1)*</w:t>
        </w:r>
        <w:proofErr w:type="gramEnd"/>
        <w:r w:rsidRPr="002C4736">
          <w:rPr>
            <w:rFonts w:ascii="Times New Roman" w:hAnsi="Times New Roman" w:cs="Times New Roman"/>
            <w:sz w:val="18"/>
            <w:szCs w:val="18"/>
          </w:rPr>
          <w:t>fps/(w*</w:t>
        </w:r>
        <w:proofErr w:type="spellStart"/>
        <w:r w:rsidRPr="002C4736">
          <w:rPr>
            <w:rFonts w:ascii="Times New Roman" w:hAnsi="Times New Roman" w:cs="Times New Roman"/>
            <w:sz w:val="18"/>
            <w:szCs w:val="18"/>
          </w:rPr>
          <w:t>i</w:t>
        </w:r>
        <w:proofErr w:type="spellEnd"/>
        <w:r w:rsidRPr="002C4736">
          <w:rPr>
            <w:rFonts w:ascii="Times New Roman" w:hAnsi="Times New Roman" w:cs="Times New Roman"/>
            <w:sz w:val="18"/>
            <w:szCs w:val="18"/>
          </w:rPr>
          <w:t xml:space="preserve">) is the formula of the final </w:t>
        </w:r>
        <w:r>
          <w:rPr>
            <w:rFonts w:ascii="Times New Roman" w:hAnsi="Times New Roman" w:cs="Times New Roman"/>
            <w:sz w:val="18"/>
            <w:szCs w:val="18"/>
          </w:rPr>
          <w:t>estimated velocity.</w:t>
        </w:r>
        <w:r w:rsidRPr="002C4736">
          <w:t xml:space="preserve"> </w:t>
        </w:r>
        <w:r w:rsidRPr="002C4736">
          <w:rPr>
            <w:rFonts w:ascii="Times New Roman" w:hAnsi="Times New Roman" w:cs="Times New Roman"/>
            <w:sz w:val="18"/>
            <w:szCs w:val="18"/>
          </w:rPr>
          <w:t>A</w:t>
        </w:r>
        <w:r>
          <w:rPr>
            <w:rFonts w:ascii="Times New Roman" w:hAnsi="Times New Roman" w:cs="Times New Roman"/>
            <w:sz w:val="18"/>
            <w:szCs w:val="18"/>
          </w:rPr>
          <w:t>nd t</w:t>
        </w:r>
        <w:r w:rsidRPr="002C4736">
          <w:rPr>
            <w:rFonts w:ascii="Times New Roman" w:hAnsi="Times New Roman" w:cs="Times New Roman"/>
            <w:sz w:val="18"/>
            <w:szCs w:val="18"/>
          </w:rPr>
          <w:t xml:space="preserve">he camera has a certain angle difference, which needs to be corrected according to the actual vehicle </w:t>
        </w:r>
      </w:ins>
      <w:ins w:id="595" w:author="Jiahao XU" w:date="2021-12-14T15:10:00Z">
        <w:r>
          <w:rPr>
            <w:rFonts w:ascii="Times New Roman" w:hAnsi="Times New Roman" w:cs="Times New Roman"/>
            <w:sz w:val="18"/>
            <w:szCs w:val="18"/>
          </w:rPr>
          <w:t>velocity</w:t>
        </w:r>
      </w:ins>
      <w:ins w:id="596" w:author="Jiahao XU" w:date="2021-12-14T15:09:00Z">
        <w:r w:rsidRPr="002C4736">
          <w:rPr>
            <w:rFonts w:ascii="Times New Roman" w:hAnsi="Times New Roman" w:cs="Times New Roman"/>
            <w:sz w:val="18"/>
            <w:szCs w:val="18"/>
          </w:rPr>
          <w:t>. There is no fixed formula here.</w:t>
        </w:r>
      </w:ins>
    </w:p>
    <w:p w14:paraId="3DA34914" w14:textId="77777777" w:rsidR="001C77FB" w:rsidRDefault="001C77FB" w:rsidP="004056B3">
      <w:pPr>
        <w:jc w:val="left"/>
        <w:rPr>
          <w:ins w:id="597" w:author="Jiahao XU" w:date="2021-12-14T15:10:00Z"/>
          <w:rFonts w:ascii="Times New Roman" w:hAnsi="Times New Roman" w:cs="Times New Roman"/>
          <w:sz w:val="18"/>
          <w:szCs w:val="18"/>
        </w:rPr>
      </w:pPr>
    </w:p>
    <w:p w14:paraId="5E38190C" w14:textId="28ED4109" w:rsidR="002C4736" w:rsidRPr="001C77FB" w:rsidRDefault="00BB4D03" w:rsidP="004056B3">
      <w:pPr>
        <w:jc w:val="left"/>
        <w:rPr>
          <w:ins w:id="598" w:author="Jiahao XU" w:date="2021-12-14T15:11:00Z"/>
          <w:rFonts w:ascii="Times New Roman" w:hAnsi="Times New Roman" w:cs="Times New Roman"/>
          <w:b/>
          <w:bCs/>
          <w:sz w:val="18"/>
          <w:szCs w:val="18"/>
          <w:rPrChange w:id="599" w:author="Jiahao XU" w:date="2021-12-14T15:41:00Z">
            <w:rPr>
              <w:ins w:id="600" w:author="Jiahao XU" w:date="2021-12-14T15:11:00Z"/>
              <w:rFonts w:ascii="Times New Roman" w:hAnsi="Times New Roman" w:cs="Times New Roman"/>
              <w:sz w:val="18"/>
              <w:szCs w:val="18"/>
            </w:rPr>
          </w:rPrChange>
        </w:rPr>
      </w:pPr>
      <w:ins w:id="601" w:author="Jiahao XU" w:date="2021-12-14T15:11:00Z">
        <w:r w:rsidRPr="001C77FB">
          <w:rPr>
            <w:rFonts w:ascii="Times New Roman" w:hAnsi="Times New Roman" w:cs="Times New Roman"/>
            <w:b/>
            <w:bCs/>
            <w:sz w:val="18"/>
            <w:szCs w:val="18"/>
            <w:rPrChange w:id="602" w:author="Jiahao XU" w:date="2021-12-14T15:41:00Z">
              <w:rPr>
                <w:rFonts w:ascii="Times New Roman" w:hAnsi="Times New Roman" w:cs="Times New Roman"/>
                <w:sz w:val="18"/>
                <w:szCs w:val="18"/>
              </w:rPr>
            </w:rPrChange>
          </w:rPr>
          <w:t xml:space="preserve">Registration number </w:t>
        </w:r>
      </w:ins>
      <w:ins w:id="603" w:author="Jiahao XU" w:date="2021-12-14T15:12:00Z">
        <w:r w:rsidRPr="001C77FB">
          <w:rPr>
            <w:rFonts w:ascii="Times New Roman" w:hAnsi="Times New Roman" w:cs="Times New Roman"/>
            <w:b/>
            <w:bCs/>
            <w:sz w:val="18"/>
            <w:szCs w:val="18"/>
            <w:rPrChange w:id="604" w:author="Jiahao XU" w:date="2021-12-14T15:41:00Z">
              <w:rPr>
                <w:rFonts w:ascii="Times New Roman" w:hAnsi="Times New Roman" w:cs="Times New Roman"/>
                <w:sz w:val="18"/>
                <w:szCs w:val="18"/>
              </w:rPr>
            </w:rPrChange>
          </w:rPr>
          <w:t>recognition</w:t>
        </w:r>
      </w:ins>
    </w:p>
    <w:p w14:paraId="518C69B5" w14:textId="7D10816C" w:rsidR="00BB4D03" w:rsidRDefault="00BB4D03" w:rsidP="004056B3">
      <w:pPr>
        <w:jc w:val="left"/>
        <w:rPr>
          <w:ins w:id="605" w:author="Jiahao XU" w:date="2021-12-14T15:42:00Z"/>
          <w:rFonts w:ascii="Times New Roman" w:hAnsi="Times New Roman" w:cs="Times New Roman"/>
          <w:sz w:val="18"/>
          <w:szCs w:val="18"/>
        </w:rPr>
      </w:pPr>
      <w:ins w:id="606" w:author="Jiahao XU" w:date="2021-12-14T15:12:00Z">
        <w:r>
          <w:rPr>
            <w:rFonts w:ascii="Times New Roman" w:hAnsi="Times New Roman" w:cs="Times New Roman"/>
            <w:sz w:val="18"/>
            <w:szCs w:val="18"/>
          </w:rPr>
          <w:t>R</w:t>
        </w:r>
      </w:ins>
      <w:ins w:id="607" w:author="Jiahao XU" w:date="2021-12-14T15:11:00Z">
        <w:r w:rsidRPr="00BB4D03">
          <w:rPr>
            <w:rFonts w:ascii="Times New Roman" w:hAnsi="Times New Roman" w:cs="Times New Roman"/>
            <w:sz w:val="18"/>
            <w:szCs w:val="18"/>
          </w:rPr>
          <w:t xml:space="preserve">ecognition </w:t>
        </w:r>
      </w:ins>
      <w:ins w:id="608" w:author="Jiahao XU" w:date="2021-12-14T15:12:00Z">
        <w:r>
          <w:rPr>
            <w:rFonts w:ascii="Times New Roman" w:hAnsi="Times New Roman" w:cs="Times New Roman"/>
            <w:sz w:val="18"/>
            <w:szCs w:val="18"/>
          </w:rPr>
          <w:t xml:space="preserve">of the registration number </w:t>
        </w:r>
      </w:ins>
      <w:ins w:id="609" w:author="Jiahao XU" w:date="2021-12-14T15:11:00Z">
        <w:r w:rsidRPr="00BB4D03">
          <w:rPr>
            <w:rFonts w:ascii="Times New Roman" w:hAnsi="Times New Roman" w:cs="Times New Roman"/>
            <w:sz w:val="18"/>
            <w:szCs w:val="18"/>
          </w:rPr>
          <w:t xml:space="preserve">is implemented using the third-party library </w:t>
        </w:r>
        <w:proofErr w:type="spellStart"/>
        <w:r w:rsidRPr="00BB4D03">
          <w:rPr>
            <w:rFonts w:ascii="Times New Roman" w:hAnsi="Times New Roman" w:cs="Times New Roman"/>
            <w:sz w:val="18"/>
            <w:szCs w:val="18"/>
          </w:rPr>
          <w:t>HyperLPR</w:t>
        </w:r>
        <w:proofErr w:type="spellEnd"/>
        <w:r w:rsidRPr="00BB4D03">
          <w:rPr>
            <w:rFonts w:ascii="Times New Roman" w:hAnsi="Times New Roman" w:cs="Times New Roman"/>
            <w:sz w:val="18"/>
            <w:szCs w:val="18"/>
          </w:rPr>
          <w:t>. First, feed the bounding box of the detected vehicle to the model, and it will return the detected license plate number and confidence.</w:t>
        </w:r>
      </w:ins>
      <w:ins w:id="610" w:author="Jiahao XU" w:date="2021-12-14T15:13:00Z">
        <w:r w:rsidRPr="00BB4D03">
          <w:t xml:space="preserve"> </w:t>
        </w:r>
        <w:r w:rsidRPr="00BB4D03">
          <w:rPr>
            <w:rFonts w:ascii="Times New Roman" w:hAnsi="Times New Roman" w:cs="Times New Roman"/>
            <w:sz w:val="18"/>
            <w:szCs w:val="18"/>
          </w:rPr>
          <w:t xml:space="preserve">The algorithm can update the license plate record based on the best one. For the same </w:t>
        </w:r>
        <w:r>
          <w:rPr>
            <w:rFonts w:ascii="Times New Roman" w:hAnsi="Times New Roman" w:cs="Times New Roman"/>
            <w:sz w:val="18"/>
            <w:szCs w:val="18"/>
          </w:rPr>
          <w:t>ID</w:t>
        </w:r>
        <w:r w:rsidRPr="00BB4D03">
          <w:rPr>
            <w:rFonts w:ascii="Times New Roman" w:hAnsi="Times New Roman" w:cs="Times New Roman"/>
            <w:sz w:val="18"/>
            <w:szCs w:val="18"/>
          </w:rPr>
          <w:t>, when the confidence of the detected license plate is greater than the previous one, it will be replaced with the original license plate in the license plate record.</w:t>
        </w:r>
      </w:ins>
    </w:p>
    <w:p w14:paraId="7D41F907" w14:textId="15DBCEFF" w:rsidR="00F62D35" w:rsidRDefault="00F62D35" w:rsidP="004056B3">
      <w:pPr>
        <w:jc w:val="left"/>
        <w:rPr>
          <w:ins w:id="611" w:author="Jiahao XU" w:date="2021-12-14T15:42:00Z"/>
          <w:rFonts w:ascii="Times New Roman" w:hAnsi="Times New Roman" w:cs="Times New Roman"/>
          <w:sz w:val="18"/>
          <w:szCs w:val="18"/>
        </w:rPr>
      </w:pPr>
    </w:p>
    <w:p w14:paraId="2CA0D039" w14:textId="731B0D08" w:rsidR="00F62D35" w:rsidRPr="00F62D35" w:rsidRDefault="00F62D35">
      <w:pPr>
        <w:jc w:val="left"/>
        <w:rPr>
          <w:ins w:id="612" w:author="Jiahao XU" w:date="2021-12-14T15:01:00Z"/>
          <w:rFonts w:ascii="Times New Roman" w:hAnsi="Times New Roman" w:cs="Times New Roman"/>
          <w:b/>
          <w:bCs/>
          <w:sz w:val="18"/>
          <w:szCs w:val="18"/>
          <w:rPrChange w:id="613" w:author="Jiahao XU" w:date="2021-12-14T15:42:00Z">
            <w:rPr>
              <w:ins w:id="614" w:author="Jiahao XU" w:date="2021-12-14T15:01:00Z"/>
            </w:rPr>
          </w:rPrChange>
        </w:rPr>
        <w:pPrChange w:id="615" w:author="Jiahao XU" w:date="2021-12-14T15:01:00Z">
          <w:pPr>
            <w:pStyle w:val="a3"/>
            <w:numPr>
              <w:numId w:val="4"/>
            </w:numPr>
            <w:ind w:left="360" w:hanging="360"/>
            <w:jc w:val="left"/>
          </w:pPr>
        </w:pPrChange>
      </w:pPr>
      <w:ins w:id="616" w:author="Jiahao XU" w:date="2021-12-14T15:42:00Z">
        <w:r w:rsidRPr="00F62D35">
          <w:rPr>
            <w:rFonts w:ascii="Times New Roman" w:hAnsi="Times New Roman" w:cs="Times New Roman"/>
            <w:b/>
            <w:bCs/>
            <w:sz w:val="18"/>
            <w:szCs w:val="18"/>
            <w:rPrChange w:id="617" w:author="Jiahao XU" w:date="2021-12-14T15:42:00Z">
              <w:rPr>
                <w:rFonts w:ascii="Times New Roman" w:hAnsi="Times New Roman" w:cs="Times New Roman"/>
                <w:sz w:val="18"/>
                <w:szCs w:val="18"/>
              </w:rPr>
            </w:rPrChange>
          </w:rPr>
          <w:t>Final Deliverables</w:t>
        </w:r>
      </w:ins>
    </w:p>
    <w:p w14:paraId="7683D758" w14:textId="734CE7D3" w:rsidR="00380E03" w:rsidDel="000A2914" w:rsidRDefault="00F62D35" w:rsidP="007E4F92">
      <w:pPr>
        <w:rPr>
          <w:del w:id="618" w:author="Jiahao XU" w:date="2021-12-14T12:23:00Z"/>
        </w:rPr>
      </w:pPr>
      <w:ins w:id="619" w:author="Jiahao XU" w:date="2021-12-14T15:42:00Z">
        <w:r w:rsidRPr="005778AA">
          <w:rPr>
            <w:noProof/>
            <w:sz w:val="18"/>
            <w:szCs w:val="18"/>
          </w:rPr>
          <w:drawing>
            <wp:inline distT="0" distB="0" distL="0" distR="0" wp14:anchorId="1EA9DC5E" wp14:editId="2A945396">
              <wp:extent cx="5425005" cy="3086100"/>
              <wp:effectExtent l="0" t="0" r="444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26214" cy="3086788"/>
                      </a:xfrm>
                      <a:prstGeom prst="rect">
                        <a:avLst/>
                      </a:prstGeom>
                    </pic:spPr>
                  </pic:pic>
                </a:graphicData>
              </a:graphic>
            </wp:inline>
          </w:drawing>
        </w:r>
      </w:ins>
      <w:del w:id="620" w:author="Jiahao XU" w:date="2021-12-14T12:23:00Z">
        <w:r w:rsidR="00380E03" w:rsidRPr="008854E5" w:rsidDel="0034346E">
          <w:rPr>
            <w:rPrChange w:id="621" w:author="Jiahao XU" w:date="2021-12-14T13:53:00Z">
              <w:rPr>
                <w:rFonts w:ascii="Times New Roman" w:hAnsi="Times New Roman" w:cs="Times New Roman"/>
                <w:sz w:val="14"/>
                <w:szCs w:val="14"/>
              </w:rPr>
            </w:rPrChange>
          </w:rPr>
          <w:delText>Figure 2</w:delText>
        </w:r>
        <w:r w:rsidR="00F1636C" w:rsidRPr="008854E5" w:rsidDel="0034346E">
          <w:rPr>
            <w:rPrChange w:id="622" w:author="Jiahao XU" w:date="2021-12-14T13:53:00Z">
              <w:rPr>
                <w:rFonts w:ascii="Times New Roman" w:hAnsi="Times New Roman" w:cs="Times New Roman"/>
                <w:sz w:val="14"/>
                <w:szCs w:val="14"/>
              </w:rPr>
            </w:rPrChange>
          </w:rPr>
          <w:delText>.</w:delText>
        </w:r>
        <w:r w:rsidR="00C31ABD" w:rsidRPr="008854E5" w:rsidDel="0034346E">
          <w:rPr>
            <w:rPrChange w:id="623" w:author="Jiahao XU" w:date="2021-12-14T13:53:00Z">
              <w:rPr>
                <w:rFonts w:ascii="Times New Roman" w:hAnsi="Times New Roman" w:cs="Times New Roman"/>
                <w:sz w:val="14"/>
                <w:szCs w:val="14"/>
              </w:rPr>
            </w:rPrChange>
          </w:rPr>
          <w:delText xml:space="preserve"> </w:delText>
        </w:r>
        <w:r w:rsidR="00380E03" w:rsidRPr="008854E5" w:rsidDel="0034346E">
          <w:rPr>
            <w:rPrChange w:id="624" w:author="Jiahao XU" w:date="2021-12-14T13:53:00Z">
              <w:rPr>
                <w:rFonts w:ascii="Times New Roman" w:hAnsi="Times New Roman" w:cs="Times New Roman"/>
                <w:sz w:val="14"/>
                <w:szCs w:val="14"/>
              </w:rPr>
            </w:rPrChange>
          </w:rPr>
          <w:delText>Velocity/Heading States of the Target.</w:delText>
        </w:r>
      </w:del>
    </w:p>
    <w:p w14:paraId="4D03C7C8" w14:textId="77777777" w:rsidR="00151A77" w:rsidRDefault="00151A77" w:rsidP="00151A77">
      <w:pPr>
        <w:rPr>
          <w:ins w:id="625" w:author="Jiahao XU" w:date="2021-12-15T18:36:00Z"/>
          <w:rFonts w:ascii="Times New Roman" w:hAnsi="Times New Roman" w:cs="Times New Roman" w:hint="eastAsia"/>
          <w:sz w:val="15"/>
          <w:szCs w:val="15"/>
        </w:rPr>
        <w:pPrChange w:id="626" w:author="Jiahao XU" w:date="2021-12-15T18:36:00Z">
          <w:pPr>
            <w:ind w:left="2880" w:firstLine="720"/>
            <w:jc w:val="center"/>
          </w:pPr>
        </w:pPrChange>
      </w:pPr>
    </w:p>
    <w:p w14:paraId="76054294" w14:textId="2F46DFC8" w:rsidR="00151A77" w:rsidRPr="00617DD5" w:rsidRDefault="00151A77" w:rsidP="00151A77">
      <w:pPr>
        <w:ind w:left="2880" w:firstLine="720"/>
        <w:rPr>
          <w:ins w:id="627" w:author="Jiahao XU" w:date="2021-12-15T18:34:00Z"/>
          <w:rFonts w:ascii="Times New Roman" w:hAnsi="Times New Roman" w:cs="Times New Roman" w:hint="eastAsia"/>
          <w:sz w:val="15"/>
          <w:szCs w:val="15"/>
        </w:rPr>
        <w:pPrChange w:id="628" w:author="Jiahao XU" w:date="2021-12-15T18:36:00Z">
          <w:pPr>
            <w:jc w:val="center"/>
          </w:pPr>
        </w:pPrChange>
      </w:pPr>
      <w:ins w:id="629" w:author="Jiahao XU" w:date="2021-12-15T18:34:00Z">
        <w:r w:rsidRPr="00617DD5">
          <w:rPr>
            <w:rFonts w:ascii="Times New Roman" w:hAnsi="Times New Roman" w:cs="Times New Roman" w:hint="eastAsia"/>
            <w:sz w:val="15"/>
            <w:szCs w:val="15"/>
          </w:rPr>
          <w:t>F</w:t>
        </w:r>
        <w:r w:rsidRPr="00617DD5">
          <w:rPr>
            <w:rFonts w:ascii="Times New Roman" w:hAnsi="Times New Roman" w:cs="Times New Roman"/>
            <w:sz w:val="15"/>
            <w:szCs w:val="15"/>
          </w:rPr>
          <w:t>ig</w:t>
        </w:r>
        <w:r>
          <w:rPr>
            <w:rFonts w:ascii="Times New Roman" w:hAnsi="Times New Roman" w:cs="Times New Roman"/>
            <w:sz w:val="15"/>
            <w:szCs w:val="15"/>
          </w:rPr>
          <w:t>5</w:t>
        </w:r>
        <w:r w:rsidRPr="00617DD5">
          <w:rPr>
            <w:rFonts w:ascii="Times New Roman" w:hAnsi="Times New Roman" w:cs="Times New Roman"/>
            <w:sz w:val="15"/>
            <w:szCs w:val="15"/>
          </w:rPr>
          <w:t xml:space="preserve">. </w:t>
        </w:r>
        <w:r>
          <w:rPr>
            <w:rFonts w:ascii="Times New Roman" w:hAnsi="Times New Roman" w:cs="Times New Roman"/>
            <w:sz w:val="15"/>
            <w:szCs w:val="15"/>
          </w:rPr>
          <w:t>Screenshot of the demo</w:t>
        </w:r>
      </w:ins>
    </w:p>
    <w:p w14:paraId="1B31DD27" w14:textId="77777777" w:rsidR="00301FA1" w:rsidRDefault="00301FA1" w:rsidP="007E4F92">
      <w:pPr>
        <w:rPr>
          <w:ins w:id="630" w:author="Jiahao XU" w:date="2021-12-15T18:56:00Z"/>
          <w:rFonts w:ascii="Times New Roman" w:hAnsi="Times New Roman" w:cs="Times New Roman" w:hint="eastAsia"/>
          <w:b/>
          <w:bCs/>
          <w:sz w:val="18"/>
          <w:szCs w:val="18"/>
        </w:rPr>
      </w:pPr>
    </w:p>
    <w:p w14:paraId="6BCF9743" w14:textId="61692EB6" w:rsidR="00151A77" w:rsidRDefault="00497265" w:rsidP="007E4F92">
      <w:pPr>
        <w:rPr>
          <w:ins w:id="631" w:author="Jiahao XU" w:date="2021-12-15T18:50:00Z"/>
          <w:rFonts w:ascii="Times New Roman" w:hAnsi="Times New Roman" w:cs="Times New Roman"/>
          <w:b/>
          <w:bCs/>
          <w:sz w:val="18"/>
          <w:szCs w:val="18"/>
        </w:rPr>
      </w:pPr>
      <w:ins w:id="632" w:author="Jiahao XU" w:date="2021-12-15T18:50:00Z">
        <w:r w:rsidRPr="00497265">
          <w:rPr>
            <w:rFonts w:ascii="Times New Roman" w:hAnsi="Times New Roman" w:cs="Times New Roman"/>
            <w:b/>
            <w:bCs/>
            <w:sz w:val="18"/>
            <w:szCs w:val="18"/>
            <w:rPrChange w:id="633" w:author="Jiahao XU" w:date="2021-12-15T18:50:00Z">
              <w:rPr>
                <w:rFonts w:ascii="Lato" w:hAnsi="Lato"/>
                <w:color w:val="2D3B45"/>
                <w:shd w:val="clear" w:color="auto" w:fill="FFFFFF"/>
              </w:rPr>
            </w:rPrChange>
          </w:rPr>
          <w:t>Discussion/lessons learned/insights</w:t>
        </w:r>
      </w:ins>
    </w:p>
    <w:p w14:paraId="0C025896" w14:textId="70CF7704" w:rsidR="00497265" w:rsidRPr="00301FA1" w:rsidRDefault="00497265" w:rsidP="007E4F92">
      <w:pPr>
        <w:rPr>
          <w:ins w:id="634" w:author="Jiahao XU" w:date="2021-12-15T18:57:00Z"/>
          <w:rFonts w:ascii="Times New Roman" w:hAnsi="Times New Roman" w:cs="Times New Roman"/>
          <w:sz w:val="18"/>
          <w:szCs w:val="18"/>
          <w:rPrChange w:id="635" w:author="Jiahao XU" w:date="2021-12-15T18:57:00Z">
            <w:rPr>
              <w:ins w:id="636" w:author="Jiahao XU" w:date="2021-12-15T18:57:00Z"/>
              <w:rFonts w:ascii="Times New Roman" w:hAnsi="Times New Roman" w:cs="Times New Roman"/>
              <w:b/>
              <w:bCs/>
              <w:sz w:val="18"/>
              <w:szCs w:val="18"/>
            </w:rPr>
          </w:rPrChange>
        </w:rPr>
      </w:pPr>
      <w:ins w:id="637" w:author="Jiahao XU" w:date="2021-12-15T18:51:00Z">
        <w:r w:rsidRPr="00301FA1">
          <w:rPr>
            <w:rFonts w:ascii="Times New Roman" w:hAnsi="Times New Roman" w:cs="Times New Roman"/>
            <w:sz w:val="18"/>
            <w:szCs w:val="18"/>
            <w:rPrChange w:id="638" w:author="Jiahao XU" w:date="2021-12-15T18:57:00Z">
              <w:rPr>
                <w:rFonts w:ascii="Times New Roman" w:hAnsi="Times New Roman" w:cs="Times New Roman"/>
                <w:b/>
                <w:bCs/>
                <w:sz w:val="18"/>
                <w:szCs w:val="18"/>
              </w:rPr>
            </w:rPrChange>
          </w:rPr>
          <w:t>From the demo video, it successfully achieved the vehicle detec</w:t>
        </w:r>
      </w:ins>
      <w:ins w:id="639" w:author="Jiahao XU" w:date="2021-12-15T18:52:00Z">
        <w:r w:rsidRPr="00301FA1">
          <w:rPr>
            <w:rFonts w:ascii="Times New Roman" w:hAnsi="Times New Roman" w:cs="Times New Roman"/>
            <w:sz w:val="18"/>
            <w:szCs w:val="18"/>
            <w:rPrChange w:id="640" w:author="Jiahao XU" w:date="2021-12-15T18:57:00Z">
              <w:rPr>
                <w:rFonts w:ascii="Times New Roman" w:hAnsi="Times New Roman" w:cs="Times New Roman"/>
                <w:b/>
                <w:bCs/>
                <w:sz w:val="18"/>
                <w:szCs w:val="18"/>
              </w:rPr>
            </w:rPrChange>
          </w:rPr>
          <w:t xml:space="preserve">tion of different </w:t>
        </w:r>
      </w:ins>
      <w:ins w:id="641" w:author="Jiahao XU" w:date="2021-12-15T18:56:00Z">
        <w:r w:rsidR="00301FA1" w:rsidRPr="00301FA1">
          <w:rPr>
            <w:rFonts w:ascii="Times New Roman" w:hAnsi="Times New Roman" w:cs="Times New Roman"/>
            <w:sz w:val="18"/>
            <w:szCs w:val="18"/>
            <w:rPrChange w:id="642" w:author="Jiahao XU" w:date="2021-12-15T18:57:00Z">
              <w:rPr>
                <w:rFonts w:ascii="Times New Roman" w:hAnsi="Times New Roman" w:cs="Times New Roman"/>
                <w:b/>
                <w:bCs/>
                <w:sz w:val="18"/>
                <w:szCs w:val="18"/>
              </w:rPr>
            </w:rPrChange>
          </w:rPr>
          <w:t>categories</w:t>
        </w:r>
      </w:ins>
      <w:ins w:id="643" w:author="Jiahao XU" w:date="2021-12-15T18:52:00Z">
        <w:r w:rsidRPr="00301FA1">
          <w:rPr>
            <w:rFonts w:ascii="Times New Roman" w:hAnsi="Times New Roman" w:cs="Times New Roman"/>
            <w:sz w:val="18"/>
            <w:szCs w:val="18"/>
            <w:rPrChange w:id="644" w:author="Jiahao XU" w:date="2021-12-15T18:57:00Z">
              <w:rPr>
                <w:rFonts w:ascii="Times New Roman" w:hAnsi="Times New Roman" w:cs="Times New Roman"/>
                <w:b/>
                <w:bCs/>
                <w:sz w:val="18"/>
                <w:szCs w:val="18"/>
              </w:rPr>
            </w:rPrChange>
          </w:rPr>
          <w:t xml:space="preserve">; the bounding </w:t>
        </w:r>
      </w:ins>
      <w:ins w:id="645" w:author="Jiahao XU" w:date="2021-12-15T19:16:00Z">
        <w:r w:rsidR="0062483E">
          <w:rPr>
            <w:rFonts w:ascii="Times New Roman" w:hAnsi="Times New Roman" w:cs="Times New Roman"/>
            <w:sz w:val="18"/>
            <w:szCs w:val="18"/>
          </w:rPr>
          <w:t xml:space="preserve">box </w:t>
        </w:r>
      </w:ins>
      <w:ins w:id="646" w:author="Jiahao XU" w:date="2021-12-15T18:52:00Z">
        <w:r w:rsidRPr="00301FA1">
          <w:rPr>
            <w:rFonts w:ascii="Times New Roman" w:hAnsi="Times New Roman" w:cs="Times New Roman"/>
            <w:sz w:val="18"/>
            <w:szCs w:val="18"/>
            <w:rPrChange w:id="647" w:author="Jiahao XU" w:date="2021-12-15T18:57:00Z">
              <w:rPr>
                <w:rFonts w:ascii="Times New Roman" w:hAnsi="Times New Roman" w:cs="Times New Roman"/>
                <w:b/>
                <w:bCs/>
                <w:sz w:val="18"/>
                <w:szCs w:val="18"/>
              </w:rPr>
            </w:rPrChange>
          </w:rPr>
          <w:t>is tracking the vehicles smoothly instead of popping up at every fram</w:t>
        </w:r>
      </w:ins>
      <w:ins w:id="648" w:author="Jiahao XU" w:date="2021-12-15T18:53:00Z">
        <w:r w:rsidRPr="00301FA1">
          <w:rPr>
            <w:rFonts w:ascii="Times New Roman" w:hAnsi="Times New Roman" w:cs="Times New Roman"/>
            <w:sz w:val="18"/>
            <w:szCs w:val="18"/>
            <w:rPrChange w:id="649" w:author="Jiahao XU" w:date="2021-12-15T18:57:00Z">
              <w:rPr>
                <w:rFonts w:ascii="Times New Roman" w:hAnsi="Times New Roman" w:cs="Times New Roman"/>
                <w:b/>
                <w:bCs/>
                <w:sz w:val="18"/>
                <w:szCs w:val="18"/>
              </w:rPr>
            </w:rPrChange>
          </w:rPr>
          <w:t>e;</w:t>
        </w:r>
      </w:ins>
      <w:ins w:id="650" w:author="Jiahao XU" w:date="2021-12-15T18:56:00Z">
        <w:r w:rsidR="00301FA1" w:rsidRPr="00301FA1">
          <w:rPr>
            <w:rFonts w:ascii="Times New Roman" w:hAnsi="Times New Roman" w:cs="Times New Roman"/>
            <w:sz w:val="18"/>
            <w:szCs w:val="18"/>
            <w:rPrChange w:id="651" w:author="Jiahao XU" w:date="2021-12-15T18:57:00Z">
              <w:rPr>
                <w:rFonts w:ascii="Times New Roman" w:hAnsi="Times New Roman" w:cs="Times New Roman"/>
                <w:b/>
                <w:bCs/>
                <w:sz w:val="18"/>
                <w:szCs w:val="18"/>
              </w:rPr>
            </w:rPrChange>
          </w:rPr>
          <w:t xml:space="preserve"> and it also achieves a rough velocity estimation and registration number recog</w:t>
        </w:r>
      </w:ins>
      <w:ins w:id="652" w:author="Jiahao XU" w:date="2021-12-15T18:57:00Z">
        <w:r w:rsidR="00301FA1" w:rsidRPr="00301FA1">
          <w:rPr>
            <w:rFonts w:ascii="Times New Roman" w:hAnsi="Times New Roman" w:cs="Times New Roman"/>
            <w:sz w:val="18"/>
            <w:szCs w:val="18"/>
            <w:rPrChange w:id="653" w:author="Jiahao XU" w:date="2021-12-15T18:57:00Z">
              <w:rPr>
                <w:rFonts w:ascii="Times New Roman" w:hAnsi="Times New Roman" w:cs="Times New Roman"/>
                <w:b/>
                <w:bCs/>
                <w:sz w:val="18"/>
                <w:szCs w:val="18"/>
              </w:rPr>
            </w:rPrChange>
          </w:rPr>
          <w:t>nition.</w:t>
        </w:r>
      </w:ins>
    </w:p>
    <w:p w14:paraId="2AD7E3AD" w14:textId="14338795" w:rsidR="00301FA1" w:rsidRDefault="00AF4A5A" w:rsidP="007E4F92">
      <w:pPr>
        <w:rPr>
          <w:ins w:id="654" w:author="Jiahao XU" w:date="2021-12-15T19:16:00Z"/>
          <w:rFonts w:ascii="Times New Roman" w:hAnsi="Times New Roman" w:cs="Times New Roman"/>
          <w:sz w:val="18"/>
          <w:szCs w:val="18"/>
        </w:rPr>
      </w:pPr>
      <w:ins w:id="655" w:author="Jiahao XU" w:date="2021-12-15T19:02:00Z">
        <w:r w:rsidRPr="0062483E">
          <w:rPr>
            <w:rFonts w:ascii="Times New Roman" w:hAnsi="Times New Roman" w:cs="Times New Roman" w:hint="eastAsia"/>
            <w:sz w:val="18"/>
            <w:szCs w:val="18"/>
            <w:rPrChange w:id="656" w:author="Jiahao XU" w:date="2021-12-15T19:16:00Z">
              <w:rPr>
                <w:rFonts w:ascii="Times New Roman" w:hAnsi="Times New Roman" w:cs="Times New Roman" w:hint="eastAsia"/>
                <w:b/>
                <w:bCs/>
                <w:sz w:val="18"/>
                <w:szCs w:val="18"/>
              </w:rPr>
            </w:rPrChange>
          </w:rPr>
          <w:lastRenderedPageBreak/>
          <w:t>D</w:t>
        </w:r>
        <w:r w:rsidRPr="0062483E">
          <w:rPr>
            <w:rFonts w:ascii="Times New Roman" w:hAnsi="Times New Roman" w:cs="Times New Roman"/>
            <w:sz w:val="18"/>
            <w:szCs w:val="18"/>
            <w:rPrChange w:id="657" w:author="Jiahao XU" w:date="2021-12-15T19:16:00Z">
              <w:rPr>
                <w:rFonts w:ascii="Times New Roman" w:hAnsi="Times New Roman" w:cs="Times New Roman"/>
                <w:b/>
                <w:bCs/>
                <w:sz w:val="18"/>
                <w:szCs w:val="18"/>
              </w:rPr>
            </w:rPrChange>
          </w:rPr>
          <w:t>uring taking the course MAE6760, we studied a lot of filters and deeply compa</w:t>
        </w:r>
      </w:ins>
      <w:ins w:id="658" w:author="Jiahao XU" w:date="2021-12-15T19:03:00Z">
        <w:r w:rsidRPr="0062483E">
          <w:rPr>
            <w:rFonts w:ascii="Times New Roman" w:hAnsi="Times New Roman" w:cs="Times New Roman"/>
            <w:sz w:val="18"/>
            <w:szCs w:val="18"/>
            <w:rPrChange w:id="659" w:author="Jiahao XU" w:date="2021-12-15T19:16:00Z">
              <w:rPr>
                <w:rFonts w:ascii="Times New Roman" w:hAnsi="Times New Roman" w:cs="Times New Roman"/>
                <w:b/>
                <w:bCs/>
                <w:sz w:val="18"/>
                <w:szCs w:val="18"/>
              </w:rPr>
            </w:rPrChange>
          </w:rPr>
          <w:t xml:space="preserve">re their strength and potential weakness. Because </w:t>
        </w:r>
      </w:ins>
      <w:ins w:id="660" w:author="Jiahao XU" w:date="2021-12-15T19:04:00Z">
        <w:r w:rsidRPr="0062483E">
          <w:rPr>
            <w:rFonts w:ascii="Times New Roman" w:hAnsi="Times New Roman" w:cs="Times New Roman"/>
            <w:sz w:val="18"/>
            <w:szCs w:val="18"/>
            <w:rPrChange w:id="661" w:author="Jiahao XU" w:date="2021-12-15T19:16:00Z">
              <w:rPr>
                <w:rFonts w:ascii="Times New Roman" w:hAnsi="Times New Roman" w:cs="Times New Roman"/>
                <w:b/>
                <w:bCs/>
                <w:sz w:val="18"/>
                <w:szCs w:val="18"/>
              </w:rPr>
            </w:rPrChange>
          </w:rPr>
          <w:t xml:space="preserve">these filters are originated from Bayesian Rules and Bayesian Rule is a great tool to find the relationship or connection for continuous systems. </w:t>
        </w:r>
      </w:ins>
      <w:ins w:id="662" w:author="Jiahao XU" w:date="2021-12-15T19:14:00Z">
        <w:r w:rsidR="00C41728" w:rsidRPr="0062483E">
          <w:rPr>
            <w:rFonts w:ascii="Times New Roman" w:hAnsi="Times New Roman" w:cs="Times New Roman"/>
            <w:sz w:val="18"/>
            <w:szCs w:val="18"/>
            <w:rPrChange w:id="663" w:author="Jiahao XU" w:date="2021-12-15T19:16:00Z">
              <w:rPr>
                <w:rFonts w:ascii="Times New Roman" w:hAnsi="Times New Roman" w:cs="Times New Roman"/>
                <w:b/>
                <w:bCs/>
                <w:sz w:val="18"/>
                <w:szCs w:val="18"/>
              </w:rPr>
            </w:rPrChange>
          </w:rPr>
          <w:t>So,</w:t>
        </w:r>
      </w:ins>
      <w:ins w:id="664" w:author="Jiahao XU" w:date="2021-12-15T19:04:00Z">
        <w:r w:rsidRPr="0062483E">
          <w:rPr>
            <w:rFonts w:ascii="Times New Roman" w:hAnsi="Times New Roman" w:cs="Times New Roman"/>
            <w:sz w:val="18"/>
            <w:szCs w:val="18"/>
            <w:rPrChange w:id="665" w:author="Jiahao XU" w:date="2021-12-15T19:16:00Z">
              <w:rPr>
                <w:rFonts w:ascii="Times New Roman" w:hAnsi="Times New Roman" w:cs="Times New Roman"/>
                <w:b/>
                <w:bCs/>
                <w:sz w:val="18"/>
                <w:szCs w:val="18"/>
              </w:rPr>
            </w:rPrChange>
          </w:rPr>
          <w:t xml:space="preserve"> </w:t>
        </w:r>
      </w:ins>
      <w:ins w:id="666" w:author="Jiahao XU" w:date="2021-12-15T19:05:00Z">
        <w:r w:rsidRPr="0062483E">
          <w:rPr>
            <w:rFonts w:ascii="Times New Roman" w:hAnsi="Times New Roman" w:cs="Times New Roman"/>
            <w:sz w:val="18"/>
            <w:szCs w:val="18"/>
            <w:rPrChange w:id="667" w:author="Jiahao XU" w:date="2021-12-15T19:16:00Z">
              <w:rPr>
                <w:rFonts w:ascii="Times New Roman" w:hAnsi="Times New Roman" w:cs="Times New Roman"/>
                <w:b/>
                <w:bCs/>
                <w:sz w:val="18"/>
                <w:szCs w:val="18"/>
              </w:rPr>
            </w:rPrChange>
          </w:rPr>
          <w:t xml:space="preserve">these filters are now become the baseline for a lot of Machine Learning and Computer Vision, especially for </w:t>
        </w:r>
      </w:ins>
      <w:ins w:id="668" w:author="Jiahao XU" w:date="2021-12-15T19:07:00Z">
        <w:r w:rsidR="00C11029" w:rsidRPr="0062483E">
          <w:rPr>
            <w:rFonts w:ascii="Times New Roman" w:hAnsi="Times New Roman" w:cs="Times New Roman"/>
            <w:sz w:val="18"/>
            <w:szCs w:val="18"/>
            <w:rPrChange w:id="669" w:author="Jiahao XU" w:date="2021-12-15T19:16:00Z">
              <w:rPr>
                <w:rFonts w:ascii="Times New Roman" w:hAnsi="Times New Roman" w:cs="Times New Roman"/>
                <w:b/>
                <w:bCs/>
                <w:sz w:val="18"/>
                <w:szCs w:val="18"/>
              </w:rPr>
            </w:rPrChange>
          </w:rPr>
          <w:t xml:space="preserve">time series prediction and tracking. And </w:t>
        </w:r>
      </w:ins>
      <w:ins w:id="670" w:author="Jiahao XU" w:date="2021-12-15T19:14:00Z">
        <w:r w:rsidR="00C41728" w:rsidRPr="0062483E">
          <w:rPr>
            <w:rFonts w:ascii="Times New Roman" w:hAnsi="Times New Roman" w:cs="Times New Roman"/>
            <w:sz w:val="18"/>
            <w:szCs w:val="18"/>
            <w:rPrChange w:id="671" w:author="Jiahao XU" w:date="2021-12-15T19:16:00Z">
              <w:rPr>
                <w:rFonts w:ascii="Times New Roman" w:hAnsi="Times New Roman" w:cs="Times New Roman"/>
                <w:b/>
                <w:bCs/>
                <w:sz w:val="18"/>
                <w:szCs w:val="18"/>
              </w:rPr>
            </w:rPrChange>
          </w:rPr>
          <w:t>also,</w:t>
        </w:r>
      </w:ins>
      <w:ins w:id="672" w:author="Jiahao XU" w:date="2021-12-15T19:07:00Z">
        <w:r w:rsidR="00C11029" w:rsidRPr="0062483E">
          <w:rPr>
            <w:rFonts w:ascii="Times New Roman" w:hAnsi="Times New Roman" w:cs="Times New Roman"/>
            <w:sz w:val="18"/>
            <w:szCs w:val="18"/>
            <w:rPrChange w:id="673" w:author="Jiahao XU" w:date="2021-12-15T19:16:00Z">
              <w:rPr>
                <w:rFonts w:ascii="Times New Roman" w:hAnsi="Times New Roman" w:cs="Times New Roman"/>
                <w:b/>
                <w:bCs/>
                <w:sz w:val="18"/>
                <w:szCs w:val="18"/>
              </w:rPr>
            </w:rPrChange>
          </w:rPr>
          <w:t xml:space="preserve"> one of the most charming </w:t>
        </w:r>
      </w:ins>
      <w:ins w:id="674" w:author="Jiahao XU" w:date="2021-12-15T19:14:00Z">
        <w:r w:rsidR="00C41728" w:rsidRPr="0062483E">
          <w:rPr>
            <w:rFonts w:ascii="Times New Roman" w:hAnsi="Times New Roman" w:cs="Times New Roman"/>
            <w:sz w:val="18"/>
            <w:szCs w:val="18"/>
            <w:rPrChange w:id="675" w:author="Jiahao XU" w:date="2021-12-15T19:16:00Z">
              <w:rPr>
                <w:rFonts w:ascii="Times New Roman" w:hAnsi="Times New Roman" w:cs="Times New Roman"/>
                <w:b/>
                <w:bCs/>
                <w:sz w:val="18"/>
                <w:szCs w:val="18"/>
              </w:rPr>
            </w:rPrChange>
          </w:rPr>
          <w:t>parts</w:t>
        </w:r>
      </w:ins>
      <w:ins w:id="676" w:author="Jiahao XU" w:date="2021-12-15T19:07:00Z">
        <w:r w:rsidR="00C11029" w:rsidRPr="0062483E">
          <w:rPr>
            <w:rFonts w:ascii="Times New Roman" w:hAnsi="Times New Roman" w:cs="Times New Roman"/>
            <w:sz w:val="18"/>
            <w:szCs w:val="18"/>
            <w:rPrChange w:id="677" w:author="Jiahao XU" w:date="2021-12-15T19:16:00Z">
              <w:rPr>
                <w:rFonts w:ascii="Times New Roman" w:hAnsi="Times New Roman" w:cs="Times New Roman"/>
                <w:b/>
                <w:bCs/>
                <w:sz w:val="18"/>
                <w:szCs w:val="18"/>
              </w:rPr>
            </w:rPrChange>
          </w:rPr>
          <w:t xml:space="preserve"> is the </w:t>
        </w:r>
      </w:ins>
      <w:ins w:id="678" w:author="Jiahao XU" w:date="2021-12-15T19:08:00Z">
        <w:r w:rsidR="00C11029" w:rsidRPr="0062483E">
          <w:rPr>
            <w:rFonts w:ascii="Times New Roman" w:hAnsi="Times New Roman" w:cs="Times New Roman"/>
            <w:sz w:val="18"/>
            <w:szCs w:val="18"/>
            <w:rPrChange w:id="679" w:author="Jiahao XU" w:date="2021-12-15T19:16:00Z">
              <w:rPr>
                <w:rFonts w:ascii="Times New Roman" w:hAnsi="Times New Roman" w:cs="Times New Roman"/>
                <w:b/>
                <w:bCs/>
                <w:sz w:val="18"/>
                <w:szCs w:val="18"/>
              </w:rPr>
            </w:rPrChange>
          </w:rPr>
          <w:t xml:space="preserve">mathematical </w:t>
        </w:r>
      </w:ins>
      <w:ins w:id="680" w:author="Jiahao XU" w:date="2021-12-15T19:07:00Z">
        <w:r w:rsidR="00C11029" w:rsidRPr="0062483E">
          <w:rPr>
            <w:rFonts w:ascii="Times New Roman" w:hAnsi="Times New Roman" w:cs="Times New Roman"/>
            <w:sz w:val="18"/>
            <w:szCs w:val="18"/>
            <w:rPrChange w:id="681" w:author="Jiahao XU" w:date="2021-12-15T19:16:00Z">
              <w:rPr>
                <w:rFonts w:ascii="Times New Roman" w:hAnsi="Times New Roman" w:cs="Times New Roman"/>
                <w:b/>
                <w:bCs/>
                <w:sz w:val="18"/>
                <w:szCs w:val="18"/>
              </w:rPr>
            </w:rPrChange>
          </w:rPr>
          <w:t xml:space="preserve">simplification during using </w:t>
        </w:r>
      </w:ins>
      <w:ins w:id="682" w:author="Jiahao XU" w:date="2021-12-15T19:08:00Z">
        <w:r w:rsidR="00C11029" w:rsidRPr="0062483E">
          <w:rPr>
            <w:rFonts w:ascii="Times New Roman" w:hAnsi="Times New Roman" w:cs="Times New Roman"/>
            <w:sz w:val="18"/>
            <w:szCs w:val="18"/>
            <w:rPrChange w:id="683" w:author="Jiahao XU" w:date="2021-12-15T19:16:00Z">
              <w:rPr>
                <w:rFonts w:ascii="Times New Roman" w:hAnsi="Times New Roman" w:cs="Times New Roman"/>
                <w:b/>
                <w:bCs/>
                <w:sz w:val="18"/>
                <w:szCs w:val="18"/>
              </w:rPr>
            </w:rPrChange>
          </w:rPr>
          <w:t xml:space="preserve">these filters. Because Bayesian Rule has three infinite </w:t>
        </w:r>
      </w:ins>
      <w:ins w:id="684" w:author="Jiahao XU" w:date="2021-12-15T19:09:00Z">
        <w:r w:rsidR="00C11029" w:rsidRPr="0062483E">
          <w:rPr>
            <w:rFonts w:ascii="Times New Roman" w:hAnsi="Times New Roman" w:cs="Times New Roman"/>
            <w:sz w:val="18"/>
            <w:szCs w:val="18"/>
            <w:rPrChange w:id="685" w:author="Jiahao XU" w:date="2021-12-15T19:16:00Z">
              <w:rPr>
                <w:rFonts w:ascii="Times New Roman" w:hAnsi="Times New Roman" w:cs="Times New Roman"/>
                <w:b/>
                <w:bCs/>
                <w:sz w:val="18"/>
                <w:szCs w:val="18"/>
              </w:rPr>
            </w:rPrChange>
          </w:rPr>
          <w:t>integrals</w:t>
        </w:r>
      </w:ins>
      <w:ins w:id="686" w:author="Jiahao XU" w:date="2021-12-15T19:08:00Z">
        <w:r w:rsidR="00C11029" w:rsidRPr="0062483E">
          <w:rPr>
            <w:rFonts w:ascii="Times New Roman" w:hAnsi="Times New Roman" w:cs="Times New Roman"/>
            <w:sz w:val="18"/>
            <w:szCs w:val="18"/>
            <w:rPrChange w:id="687" w:author="Jiahao XU" w:date="2021-12-15T19:16:00Z">
              <w:rPr>
                <w:rFonts w:ascii="Times New Roman" w:hAnsi="Times New Roman" w:cs="Times New Roman"/>
                <w:b/>
                <w:bCs/>
                <w:sz w:val="18"/>
                <w:szCs w:val="18"/>
              </w:rPr>
            </w:rPrChange>
          </w:rPr>
          <w:t xml:space="preserve">. It is </w:t>
        </w:r>
      </w:ins>
      <w:ins w:id="688" w:author="Jiahao XU" w:date="2021-12-15T19:09:00Z">
        <w:r w:rsidR="00C11029" w:rsidRPr="0062483E">
          <w:rPr>
            <w:rFonts w:ascii="Times New Roman" w:hAnsi="Times New Roman" w:cs="Times New Roman"/>
            <w:sz w:val="18"/>
            <w:szCs w:val="18"/>
            <w:rPrChange w:id="689" w:author="Jiahao XU" w:date="2021-12-15T19:16:00Z">
              <w:rPr>
                <w:rFonts w:ascii="Times New Roman" w:hAnsi="Times New Roman" w:cs="Times New Roman"/>
                <w:b/>
                <w:bCs/>
                <w:sz w:val="18"/>
                <w:szCs w:val="18"/>
              </w:rPr>
            </w:rPrChange>
          </w:rPr>
          <w:t xml:space="preserve">hard to calculate in application. </w:t>
        </w:r>
      </w:ins>
      <w:ins w:id="690" w:author="Jiahao XU" w:date="2021-12-15T19:15:00Z">
        <w:r w:rsidR="00C41728" w:rsidRPr="0062483E">
          <w:rPr>
            <w:rFonts w:ascii="Times New Roman" w:hAnsi="Times New Roman" w:cs="Times New Roman"/>
            <w:sz w:val="18"/>
            <w:szCs w:val="18"/>
            <w:rPrChange w:id="691" w:author="Jiahao XU" w:date="2021-12-15T19:16:00Z">
              <w:rPr>
                <w:rFonts w:ascii="Times New Roman" w:hAnsi="Times New Roman" w:cs="Times New Roman"/>
                <w:b/>
                <w:bCs/>
                <w:sz w:val="18"/>
                <w:szCs w:val="18"/>
              </w:rPr>
            </w:rPrChange>
          </w:rPr>
          <w:t>So,</w:t>
        </w:r>
      </w:ins>
      <w:ins w:id="692" w:author="Jiahao XU" w:date="2021-12-15T19:09:00Z">
        <w:r w:rsidR="00C11029" w:rsidRPr="0062483E">
          <w:rPr>
            <w:rFonts w:ascii="Times New Roman" w:hAnsi="Times New Roman" w:cs="Times New Roman"/>
            <w:sz w:val="18"/>
            <w:szCs w:val="18"/>
            <w:rPrChange w:id="693" w:author="Jiahao XU" w:date="2021-12-15T19:16:00Z">
              <w:rPr>
                <w:rFonts w:ascii="Times New Roman" w:hAnsi="Times New Roman" w:cs="Times New Roman"/>
                <w:b/>
                <w:bCs/>
                <w:sz w:val="18"/>
                <w:szCs w:val="18"/>
              </w:rPr>
            </w:rPrChange>
          </w:rPr>
          <w:t xml:space="preserve"> in the class we talk about 2 main kinds of simpli</w:t>
        </w:r>
      </w:ins>
      <w:ins w:id="694" w:author="Jiahao XU" w:date="2021-12-15T19:10:00Z">
        <w:r w:rsidR="00C11029" w:rsidRPr="0062483E">
          <w:rPr>
            <w:rFonts w:ascii="Times New Roman" w:hAnsi="Times New Roman" w:cs="Times New Roman"/>
            <w:sz w:val="18"/>
            <w:szCs w:val="18"/>
            <w:rPrChange w:id="695" w:author="Jiahao XU" w:date="2021-12-15T19:16:00Z">
              <w:rPr>
                <w:rFonts w:ascii="Times New Roman" w:hAnsi="Times New Roman" w:cs="Times New Roman"/>
                <w:b/>
                <w:bCs/>
                <w:sz w:val="18"/>
                <w:szCs w:val="18"/>
              </w:rPr>
            </w:rPrChange>
          </w:rPr>
          <w:t>fi</w:t>
        </w:r>
      </w:ins>
      <w:ins w:id="696" w:author="Jiahao XU" w:date="2021-12-15T19:09:00Z">
        <w:r w:rsidR="00C11029" w:rsidRPr="0062483E">
          <w:rPr>
            <w:rFonts w:ascii="Times New Roman" w:hAnsi="Times New Roman" w:cs="Times New Roman"/>
            <w:sz w:val="18"/>
            <w:szCs w:val="18"/>
            <w:rPrChange w:id="697" w:author="Jiahao XU" w:date="2021-12-15T19:16:00Z">
              <w:rPr>
                <w:rFonts w:ascii="Times New Roman" w:hAnsi="Times New Roman" w:cs="Times New Roman"/>
                <w:b/>
                <w:bCs/>
                <w:sz w:val="18"/>
                <w:szCs w:val="18"/>
              </w:rPr>
            </w:rPrChange>
          </w:rPr>
          <w:t>cation ways</w:t>
        </w:r>
      </w:ins>
      <w:ins w:id="698" w:author="Jiahao XU" w:date="2021-12-15T19:10:00Z">
        <w:r w:rsidR="00C11029" w:rsidRPr="0062483E">
          <w:rPr>
            <w:rFonts w:ascii="Times New Roman" w:hAnsi="Times New Roman" w:cs="Times New Roman"/>
            <w:sz w:val="18"/>
            <w:szCs w:val="18"/>
            <w:rPrChange w:id="699" w:author="Jiahao XU" w:date="2021-12-15T19:16:00Z">
              <w:rPr>
                <w:rFonts w:ascii="Times New Roman" w:hAnsi="Times New Roman" w:cs="Times New Roman"/>
                <w:b/>
                <w:bCs/>
                <w:sz w:val="18"/>
                <w:szCs w:val="18"/>
              </w:rPr>
            </w:rPrChange>
          </w:rPr>
          <w:t xml:space="preserve">: </w:t>
        </w:r>
      </w:ins>
      <w:ins w:id="700" w:author="Jiahao XU" w:date="2021-12-15T19:14:00Z">
        <w:r w:rsidR="00C41728" w:rsidRPr="0062483E">
          <w:rPr>
            <w:rFonts w:ascii="Times New Roman" w:hAnsi="Times New Roman" w:cs="Times New Roman"/>
            <w:sz w:val="18"/>
            <w:szCs w:val="18"/>
            <w:rPrChange w:id="701" w:author="Jiahao XU" w:date="2021-12-15T19:16:00Z">
              <w:rPr>
                <w:rFonts w:ascii="Times New Roman" w:hAnsi="Times New Roman" w:cs="Times New Roman"/>
                <w:b/>
                <w:bCs/>
                <w:sz w:val="18"/>
                <w:szCs w:val="18"/>
              </w:rPr>
            </w:rPrChange>
          </w:rPr>
          <w:t>Linearization (</w:t>
        </w:r>
      </w:ins>
      <w:ins w:id="702" w:author="Jiahao XU" w:date="2021-12-15T19:10:00Z">
        <w:r w:rsidR="00C11029" w:rsidRPr="0062483E">
          <w:rPr>
            <w:rFonts w:ascii="Times New Roman" w:hAnsi="Times New Roman" w:cs="Times New Roman"/>
            <w:sz w:val="18"/>
            <w:szCs w:val="18"/>
            <w:rPrChange w:id="703" w:author="Jiahao XU" w:date="2021-12-15T19:16:00Z">
              <w:rPr>
                <w:rFonts w:ascii="Times New Roman" w:hAnsi="Times New Roman" w:cs="Times New Roman"/>
                <w:b/>
                <w:bCs/>
                <w:sz w:val="18"/>
                <w:szCs w:val="18"/>
              </w:rPr>
            </w:rPrChange>
          </w:rPr>
          <w:t>Extend</w:t>
        </w:r>
      </w:ins>
      <w:ins w:id="704" w:author="Jiahao XU" w:date="2021-12-15T19:11:00Z">
        <w:r w:rsidR="00C11029" w:rsidRPr="0062483E">
          <w:rPr>
            <w:rFonts w:ascii="Times New Roman" w:hAnsi="Times New Roman" w:cs="Times New Roman"/>
            <w:sz w:val="18"/>
            <w:szCs w:val="18"/>
            <w:rPrChange w:id="705" w:author="Jiahao XU" w:date="2021-12-15T19:16:00Z">
              <w:rPr>
                <w:rFonts w:ascii="Times New Roman" w:hAnsi="Times New Roman" w:cs="Times New Roman"/>
                <w:b/>
                <w:bCs/>
                <w:sz w:val="18"/>
                <w:szCs w:val="18"/>
              </w:rPr>
            </w:rPrChange>
          </w:rPr>
          <w:t xml:space="preserve"> </w:t>
        </w:r>
      </w:ins>
      <w:ins w:id="706" w:author="Jiahao XU" w:date="2021-12-15T19:10:00Z">
        <w:r w:rsidR="00C11029" w:rsidRPr="0062483E">
          <w:rPr>
            <w:rFonts w:ascii="Times New Roman" w:hAnsi="Times New Roman" w:cs="Times New Roman"/>
            <w:sz w:val="18"/>
            <w:szCs w:val="18"/>
            <w:rPrChange w:id="707" w:author="Jiahao XU" w:date="2021-12-15T19:16:00Z">
              <w:rPr>
                <w:rFonts w:ascii="Times New Roman" w:hAnsi="Times New Roman" w:cs="Times New Roman"/>
                <w:b/>
                <w:bCs/>
                <w:sz w:val="18"/>
                <w:szCs w:val="18"/>
              </w:rPr>
            </w:rPrChange>
          </w:rPr>
          <w:t>K</w:t>
        </w:r>
      </w:ins>
      <w:ins w:id="708" w:author="Jiahao XU" w:date="2021-12-15T19:11:00Z">
        <w:r w:rsidR="00C11029" w:rsidRPr="0062483E">
          <w:rPr>
            <w:rFonts w:ascii="Times New Roman" w:hAnsi="Times New Roman" w:cs="Times New Roman"/>
            <w:sz w:val="18"/>
            <w:szCs w:val="18"/>
            <w:rPrChange w:id="709" w:author="Jiahao XU" w:date="2021-12-15T19:16:00Z">
              <w:rPr>
                <w:rFonts w:ascii="Times New Roman" w:hAnsi="Times New Roman" w:cs="Times New Roman"/>
                <w:b/>
                <w:bCs/>
                <w:sz w:val="18"/>
                <w:szCs w:val="18"/>
              </w:rPr>
            </w:rPrChange>
          </w:rPr>
          <w:t xml:space="preserve">alman </w:t>
        </w:r>
      </w:ins>
      <w:ins w:id="710" w:author="Jiahao XU" w:date="2021-12-15T19:10:00Z">
        <w:r w:rsidR="00C11029" w:rsidRPr="0062483E">
          <w:rPr>
            <w:rFonts w:ascii="Times New Roman" w:hAnsi="Times New Roman" w:cs="Times New Roman"/>
            <w:sz w:val="18"/>
            <w:szCs w:val="18"/>
            <w:rPrChange w:id="711" w:author="Jiahao XU" w:date="2021-12-15T19:16:00Z">
              <w:rPr>
                <w:rFonts w:ascii="Times New Roman" w:hAnsi="Times New Roman" w:cs="Times New Roman"/>
                <w:b/>
                <w:bCs/>
                <w:sz w:val="18"/>
                <w:szCs w:val="18"/>
              </w:rPr>
            </w:rPrChange>
          </w:rPr>
          <w:t>F</w:t>
        </w:r>
      </w:ins>
      <w:ins w:id="712" w:author="Jiahao XU" w:date="2021-12-15T19:11:00Z">
        <w:r w:rsidR="00C11029" w:rsidRPr="0062483E">
          <w:rPr>
            <w:rFonts w:ascii="Times New Roman" w:hAnsi="Times New Roman" w:cs="Times New Roman"/>
            <w:sz w:val="18"/>
            <w:szCs w:val="18"/>
            <w:rPrChange w:id="713" w:author="Jiahao XU" w:date="2021-12-15T19:16:00Z">
              <w:rPr>
                <w:rFonts w:ascii="Times New Roman" w:hAnsi="Times New Roman" w:cs="Times New Roman"/>
                <w:b/>
                <w:bCs/>
                <w:sz w:val="18"/>
                <w:szCs w:val="18"/>
              </w:rPr>
            </w:rPrChange>
          </w:rPr>
          <w:t>ilter</w:t>
        </w:r>
      </w:ins>
      <w:ins w:id="714" w:author="Jiahao XU" w:date="2021-12-15T19:10:00Z">
        <w:r w:rsidR="00C11029" w:rsidRPr="0062483E">
          <w:rPr>
            <w:rFonts w:ascii="Times New Roman" w:hAnsi="Times New Roman" w:cs="Times New Roman"/>
            <w:sz w:val="18"/>
            <w:szCs w:val="18"/>
            <w:rPrChange w:id="715" w:author="Jiahao XU" w:date="2021-12-15T19:16:00Z">
              <w:rPr>
                <w:rFonts w:ascii="Times New Roman" w:hAnsi="Times New Roman" w:cs="Times New Roman"/>
                <w:b/>
                <w:bCs/>
                <w:sz w:val="18"/>
                <w:szCs w:val="18"/>
              </w:rPr>
            </w:rPrChange>
          </w:rPr>
          <w:t xml:space="preserve">) and </w:t>
        </w:r>
        <w:r w:rsidR="00C11029" w:rsidRPr="0062483E">
          <w:rPr>
            <w:rFonts w:ascii="Times New Roman" w:hAnsi="Times New Roman" w:cs="Times New Roman" w:hint="eastAsia"/>
            <w:sz w:val="18"/>
            <w:szCs w:val="18"/>
            <w:rPrChange w:id="716" w:author="Jiahao XU" w:date="2021-12-15T19:16:00Z">
              <w:rPr>
                <w:rFonts w:ascii="Times New Roman" w:hAnsi="Times New Roman" w:cs="Times New Roman" w:hint="eastAsia"/>
                <w:b/>
                <w:bCs/>
                <w:sz w:val="18"/>
                <w:szCs w:val="18"/>
              </w:rPr>
            </w:rPrChange>
          </w:rPr>
          <w:t>Monte</w:t>
        </w:r>
        <w:r w:rsidR="00C11029" w:rsidRPr="0062483E">
          <w:rPr>
            <w:rFonts w:ascii="Times New Roman" w:hAnsi="Times New Roman" w:cs="Times New Roman"/>
            <w:sz w:val="18"/>
            <w:szCs w:val="18"/>
            <w:rPrChange w:id="717" w:author="Jiahao XU" w:date="2021-12-15T19:16:00Z">
              <w:rPr>
                <w:rFonts w:ascii="Times New Roman" w:hAnsi="Times New Roman" w:cs="Times New Roman"/>
                <w:b/>
                <w:bCs/>
                <w:sz w:val="18"/>
                <w:szCs w:val="18"/>
              </w:rPr>
            </w:rPrChange>
          </w:rPr>
          <w:t xml:space="preserve"> </w:t>
        </w:r>
        <w:r w:rsidR="00C11029" w:rsidRPr="0062483E">
          <w:rPr>
            <w:rFonts w:ascii="Times New Roman" w:hAnsi="Times New Roman" w:cs="Times New Roman" w:hint="eastAsia"/>
            <w:sz w:val="18"/>
            <w:szCs w:val="18"/>
            <w:rPrChange w:id="718" w:author="Jiahao XU" w:date="2021-12-15T19:16:00Z">
              <w:rPr>
                <w:rFonts w:ascii="Times New Roman" w:hAnsi="Times New Roman" w:cs="Times New Roman" w:hint="eastAsia"/>
                <w:b/>
                <w:bCs/>
                <w:sz w:val="18"/>
                <w:szCs w:val="18"/>
              </w:rPr>
            </w:rPrChange>
          </w:rPr>
          <w:t>Carlo</w:t>
        </w:r>
        <w:r w:rsidR="00C11029" w:rsidRPr="0062483E">
          <w:rPr>
            <w:rFonts w:ascii="Times New Roman" w:hAnsi="Times New Roman" w:cs="Times New Roman"/>
            <w:sz w:val="18"/>
            <w:szCs w:val="18"/>
            <w:rPrChange w:id="719" w:author="Jiahao XU" w:date="2021-12-15T19:16:00Z">
              <w:rPr>
                <w:rFonts w:ascii="Times New Roman" w:hAnsi="Times New Roman" w:cs="Times New Roman"/>
                <w:b/>
                <w:bCs/>
                <w:sz w:val="18"/>
                <w:szCs w:val="18"/>
              </w:rPr>
            </w:rPrChange>
          </w:rPr>
          <w:t xml:space="preserve"> </w:t>
        </w:r>
      </w:ins>
      <w:ins w:id="720" w:author="Jiahao XU" w:date="2021-12-15T19:14:00Z">
        <w:r w:rsidR="00C41728" w:rsidRPr="0062483E">
          <w:rPr>
            <w:rFonts w:ascii="Times New Roman" w:hAnsi="Times New Roman" w:cs="Times New Roman"/>
            <w:sz w:val="18"/>
            <w:szCs w:val="18"/>
            <w:rPrChange w:id="721" w:author="Jiahao XU" w:date="2021-12-15T19:16:00Z">
              <w:rPr>
                <w:rFonts w:ascii="Times New Roman" w:hAnsi="Times New Roman" w:cs="Times New Roman"/>
                <w:b/>
                <w:bCs/>
                <w:sz w:val="18"/>
                <w:szCs w:val="18"/>
              </w:rPr>
            </w:rPrChange>
          </w:rPr>
          <w:t>Integration (</w:t>
        </w:r>
      </w:ins>
      <w:ins w:id="722" w:author="Jiahao XU" w:date="2021-12-15T19:10:00Z">
        <w:r w:rsidR="00C11029" w:rsidRPr="0062483E">
          <w:rPr>
            <w:rFonts w:ascii="Times New Roman" w:hAnsi="Times New Roman" w:cs="Times New Roman"/>
            <w:sz w:val="18"/>
            <w:szCs w:val="18"/>
            <w:rPrChange w:id="723" w:author="Jiahao XU" w:date="2021-12-15T19:16:00Z">
              <w:rPr>
                <w:rFonts w:ascii="Times New Roman" w:hAnsi="Times New Roman" w:cs="Times New Roman"/>
                <w:b/>
                <w:bCs/>
                <w:sz w:val="18"/>
                <w:szCs w:val="18"/>
              </w:rPr>
            </w:rPrChange>
          </w:rPr>
          <w:t>Practical Filter)</w:t>
        </w:r>
      </w:ins>
      <w:ins w:id="724" w:author="Jiahao XU" w:date="2021-12-15T19:14:00Z">
        <w:r w:rsidR="00C41728" w:rsidRPr="0062483E">
          <w:rPr>
            <w:rFonts w:ascii="Times New Roman" w:hAnsi="Times New Roman" w:cs="Times New Roman"/>
            <w:sz w:val="18"/>
            <w:szCs w:val="18"/>
            <w:rPrChange w:id="725" w:author="Jiahao XU" w:date="2021-12-15T19:16:00Z">
              <w:rPr>
                <w:rFonts w:ascii="Times New Roman" w:hAnsi="Times New Roman" w:cs="Times New Roman"/>
                <w:b/>
                <w:bCs/>
                <w:sz w:val="18"/>
                <w:szCs w:val="18"/>
              </w:rPr>
            </w:rPrChange>
          </w:rPr>
          <w:t xml:space="preserve">. </w:t>
        </w:r>
      </w:ins>
      <w:ins w:id="726" w:author="Jiahao XU" w:date="2021-12-15T19:15:00Z">
        <w:r w:rsidR="00C41728" w:rsidRPr="0062483E">
          <w:rPr>
            <w:rFonts w:ascii="Times New Roman" w:hAnsi="Times New Roman" w:cs="Times New Roman"/>
            <w:sz w:val="18"/>
            <w:szCs w:val="18"/>
            <w:rPrChange w:id="727" w:author="Jiahao XU" w:date="2021-12-15T19:16:00Z">
              <w:rPr>
                <w:rFonts w:ascii="Times New Roman" w:hAnsi="Times New Roman" w:cs="Times New Roman"/>
                <w:b/>
                <w:bCs/>
                <w:sz w:val="18"/>
                <w:szCs w:val="18"/>
              </w:rPr>
            </w:rPrChange>
          </w:rPr>
          <w:t xml:space="preserve">We can also take advantage of these 2 technical routines </w:t>
        </w:r>
      </w:ins>
      <w:ins w:id="728" w:author="Jiahao XU" w:date="2021-12-15T19:16:00Z">
        <w:r w:rsidR="00C41728" w:rsidRPr="0062483E">
          <w:rPr>
            <w:rFonts w:ascii="Times New Roman" w:hAnsi="Times New Roman" w:cs="Times New Roman"/>
            <w:sz w:val="18"/>
            <w:szCs w:val="18"/>
            <w:rPrChange w:id="729" w:author="Jiahao XU" w:date="2021-12-15T19:16:00Z">
              <w:rPr>
                <w:rFonts w:ascii="Times New Roman" w:hAnsi="Times New Roman" w:cs="Times New Roman"/>
                <w:b/>
                <w:bCs/>
                <w:sz w:val="18"/>
                <w:szCs w:val="18"/>
              </w:rPr>
            </w:rPrChange>
          </w:rPr>
          <w:t>and apply them when facing complicated integration problems in our future research.</w:t>
        </w:r>
      </w:ins>
    </w:p>
    <w:p w14:paraId="4A42C363" w14:textId="12515B77" w:rsidR="0062483E" w:rsidRDefault="0062483E" w:rsidP="0062483E">
      <w:pPr>
        <w:jc w:val="left"/>
        <w:rPr>
          <w:ins w:id="730" w:author="Jiahao XU" w:date="2021-12-15T19:20:00Z"/>
          <w:rFonts w:ascii="Times New Roman" w:hAnsi="Times New Roman" w:cs="Times New Roman"/>
          <w:sz w:val="18"/>
          <w:szCs w:val="18"/>
        </w:rPr>
      </w:pPr>
      <w:ins w:id="731" w:author="Jiahao XU" w:date="2021-12-15T19:20:00Z">
        <w:r w:rsidRPr="002C4736">
          <w:rPr>
            <w:rFonts w:ascii="Times New Roman" w:hAnsi="Times New Roman" w:cs="Times New Roman"/>
            <w:sz w:val="18"/>
            <w:szCs w:val="18"/>
          </w:rPr>
          <w:t xml:space="preserve">The algorithm of this vehicle speed detection is relatively rough, which is mainly limited by not knowing the pan, tilt and zoom of the camera, </w:t>
        </w:r>
        <w:r>
          <w:rPr>
            <w:rFonts w:ascii="Times New Roman" w:hAnsi="Times New Roman" w:cs="Times New Roman"/>
            <w:sz w:val="18"/>
            <w:szCs w:val="18"/>
          </w:rPr>
          <w:t>thus</w:t>
        </w:r>
        <w:r w:rsidRPr="002C4736">
          <w:rPr>
            <w:rFonts w:ascii="Times New Roman" w:hAnsi="Times New Roman" w:cs="Times New Roman"/>
            <w:sz w:val="18"/>
            <w:szCs w:val="18"/>
          </w:rPr>
          <w:t xml:space="preserve"> cannot perform FOV affine transformation. It can be calibrated later for improvement.</w:t>
        </w:r>
      </w:ins>
    </w:p>
    <w:p w14:paraId="562EA951" w14:textId="77777777" w:rsidR="0062483E" w:rsidRDefault="0062483E" w:rsidP="0062483E">
      <w:pPr>
        <w:jc w:val="left"/>
        <w:rPr>
          <w:ins w:id="732" w:author="Jiahao XU" w:date="2021-12-15T19:20:00Z"/>
          <w:rFonts w:ascii="Times New Roman" w:hAnsi="Times New Roman" w:cs="Times New Roman"/>
          <w:sz w:val="18"/>
          <w:szCs w:val="18"/>
        </w:rPr>
      </w:pPr>
    </w:p>
    <w:p w14:paraId="5CBD3827" w14:textId="50F9B5B7" w:rsidR="00151A77" w:rsidRPr="00151A77" w:rsidRDefault="00151A77" w:rsidP="00151A77">
      <w:pPr>
        <w:jc w:val="left"/>
        <w:rPr>
          <w:ins w:id="733" w:author="Jiahao XU" w:date="2021-12-15T18:34:00Z"/>
          <w:rFonts w:ascii="Times New Roman" w:hAnsi="Times New Roman" w:cs="Times New Roman"/>
          <w:b/>
          <w:bCs/>
          <w:sz w:val="18"/>
          <w:szCs w:val="18"/>
          <w:rPrChange w:id="734" w:author="Jiahao XU" w:date="2021-12-15T18:36:00Z">
            <w:rPr>
              <w:ins w:id="735" w:author="Jiahao XU" w:date="2021-12-15T18:34:00Z"/>
            </w:rPr>
          </w:rPrChange>
        </w:rPr>
        <w:pPrChange w:id="736" w:author="Jiahao XU" w:date="2021-12-15T18:36:00Z">
          <w:pPr/>
        </w:pPrChange>
      </w:pPr>
      <w:ins w:id="737" w:author="Jiahao XU" w:date="2021-12-15T18:34:00Z">
        <w:r w:rsidRPr="00151A77">
          <w:rPr>
            <w:rFonts w:ascii="Times New Roman" w:hAnsi="Times New Roman" w:cs="Times New Roman" w:hint="eastAsia"/>
            <w:b/>
            <w:bCs/>
            <w:sz w:val="18"/>
            <w:szCs w:val="18"/>
            <w:rPrChange w:id="738" w:author="Jiahao XU" w:date="2021-12-15T18:36:00Z">
              <w:rPr>
                <w:rFonts w:hint="eastAsia"/>
              </w:rPr>
            </w:rPrChange>
          </w:rPr>
          <w:t>A</w:t>
        </w:r>
        <w:r w:rsidRPr="00151A77">
          <w:rPr>
            <w:rFonts w:ascii="Times New Roman" w:hAnsi="Times New Roman" w:cs="Times New Roman"/>
            <w:b/>
            <w:bCs/>
            <w:sz w:val="18"/>
            <w:szCs w:val="18"/>
            <w:rPrChange w:id="739" w:author="Jiahao XU" w:date="2021-12-15T18:36:00Z">
              <w:rPr/>
            </w:rPrChange>
          </w:rPr>
          <w:t>ppendix</w:t>
        </w:r>
      </w:ins>
    </w:p>
    <w:p w14:paraId="33F12437" w14:textId="340FC9CB" w:rsidR="00380E03" w:rsidRPr="00151A77" w:rsidDel="00151A77" w:rsidRDefault="000A2914">
      <w:pPr>
        <w:rPr>
          <w:del w:id="740" w:author="Jiahao XU" w:date="2021-12-03T22:28:00Z"/>
          <w:rFonts w:ascii="Times New Roman" w:hAnsi="Times New Roman" w:cs="Times New Roman"/>
          <w:sz w:val="18"/>
          <w:szCs w:val="18"/>
          <w:rPrChange w:id="741" w:author="Jiahao XU" w:date="2021-12-15T18:37:00Z">
            <w:rPr>
              <w:del w:id="742" w:author="Jiahao XU" w:date="2021-12-03T22:28:00Z"/>
            </w:rPr>
          </w:rPrChange>
        </w:rPr>
      </w:pPr>
      <w:ins w:id="743" w:author="Jiahao XU" w:date="2021-12-15T18:16:00Z">
        <w:r w:rsidRPr="00151A77">
          <w:rPr>
            <w:rFonts w:ascii="Times New Roman" w:hAnsi="Times New Roman" w:cs="Times New Roman"/>
            <w:sz w:val="18"/>
            <w:szCs w:val="18"/>
            <w:rPrChange w:id="744" w:author="Jiahao XU" w:date="2021-12-15T18:37:00Z">
              <w:rPr/>
            </w:rPrChange>
          </w:rPr>
          <w:t xml:space="preserve">The code is </w:t>
        </w:r>
      </w:ins>
      <w:ins w:id="745" w:author="Jiahao XU" w:date="2021-12-15T18:17:00Z">
        <w:r w:rsidRPr="00151A77">
          <w:rPr>
            <w:rFonts w:ascii="Times New Roman" w:hAnsi="Times New Roman" w:cs="Times New Roman"/>
            <w:sz w:val="18"/>
            <w:szCs w:val="18"/>
            <w:rPrChange w:id="746" w:author="Jiahao XU" w:date="2021-12-15T18:37:00Z">
              <w:rPr/>
            </w:rPrChange>
          </w:rPr>
          <w:t>uploaded to</w:t>
        </w:r>
      </w:ins>
      <w:ins w:id="747" w:author="Jiahao XU" w:date="2021-12-15T18:16:00Z">
        <w:r w:rsidRPr="00151A77">
          <w:rPr>
            <w:rFonts w:ascii="Times New Roman" w:hAnsi="Times New Roman" w:cs="Times New Roman"/>
            <w:sz w:val="18"/>
            <w:szCs w:val="18"/>
            <w:rPrChange w:id="748" w:author="Jiahao XU" w:date="2021-12-15T18:37:00Z">
              <w:rPr/>
            </w:rPrChange>
          </w:rPr>
          <w:t xml:space="preserve"> GitHub</w:t>
        </w:r>
      </w:ins>
      <w:ins w:id="749" w:author="Jiahao XU" w:date="2021-12-15T18:17:00Z">
        <w:r w:rsidRPr="00151A77">
          <w:rPr>
            <w:rFonts w:ascii="Times New Roman" w:hAnsi="Times New Roman" w:cs="Times New Roman"/>
            <w:sz w:val="18"/>
            <w:szCs w:val="18"/>
            <w:rPrChange w:id="750" w:author="Jiahao XU" w:date="2021-12-15T18:37:00Z">
              <w:rPr/>
            </w:rPrChange>
          </w:rPr>
          <w:t>:</w:t>
        </w:r>
      </w:ins>
      <w:del w:id="751" w:author="Jiahao XU" w:date="2021-12-03T22:28:00Z">
        <w:r w:rsidR="00380E03" w:rsidRPr="00151A77" w:rsidDel="0010528F">
          <w:rPr>
            <w:rFonts w:ascii="Times New Roman" w:hAnsi="Times New Roman" w:cs="Times New Roman"/>
            <w:sz w:val="18"/>
            <w:szCs w:val="18"/>
            <w:rPrChange w:id="752" w:author="Jiahao XU" w:date="2021-12-15T18:37:00Z">
              <w:rPr/>
            </w:rPrChange>
          </w:rPr>
          <w:delText xml:space="preserve">Since the measurement the Pinhole Camera has the noise, </w:delText>
        </w:r>
        <w:r w:rsidR="0035061E" w:rsidRPr="00151A77" w:rsidDel="0010528F">
          <w:rPr>
            <w:rFonts w:ascii="Times New Roman" w:hAnsi="Times New Roman" w:cs="Times New Roman"/>
            <w:sz w:val="18"/>
            <w:szCs w:val="18"/>
            <w:rPrChange w:id="753" w:author="Jiahao XU" w:date="2021-12-15T18:37:00Z">
              <w:rPr/>
            </w:rPrChange>
          </w:rPr>
          <w:delText>there will be</w:delText>
        </w:r>
        <w:r w:rsidR="00380E03" w:rsidRPr="00151A77" w:rsidDel="0010528F">
          <w:rPr>
            <w:rFonts w:ascii="Times New Roman" w:hAnsi="Times New Roman" w:cs="Times New Roman"/>
            <w:sz w:val="18"/>
            <w:szCs w:val="18"/>
            <w:rPrChange w:id="754" w:author="Jiahao XU" w:date="2021-12-15T18:37:00Z">
              <w:rPr/>
            </w:rPrChange>
          </w:rPr>
          <w:delText xml:space="preserve"> </w:delText>
        </w:r>
        <w:r w:rsidR="00ED74ED" w:rsidRPr="00151A77" w:rsidDel="0010528F">
          <w:rPr>
            <w:rFonts w:ascii="Times New Roman" w:hAnsi="Times New Roman" w:cs="Times New Roman"/>
            <w:sz w:val="18"/>
            <w:szCs w:val="18"/>
            <w:rPrChange w:id="755" w:author="Jiahao XU" w:date="2021-12-15T18:37:00Z">
              <w:rPr/>
            </w:rPrChange>
          </w:rPr>
          <w:delText>3</w:delText>
        </w:r>
        <w:r w:rsidR="00380E03" w:rsidRPr="00151A77" w:rsidDel="0010528F">
          <w:rPr>
            <w:rFonts w:ascii="Times New Roman" w:hAnsi="Times New Roman" w:cs="Times New Roman"/>
            <w:sz w:val="18"/>
            <w:szCs w:val="18"/>
            <w:rPrChange w:id="756" w:author="Jiahao XU" w:date="2021-12-15T18:37:00Z">
              <w:rPr/>
            </w:rPrChange>
          </w:rPr>
          <w:delText xml:space="preserve"> </w:delText>
        </w:r>
        <w:r w:rsidR="0035061E" w:rsidRPr="00151A77" w:rsidDel="0010528F">
          <w:rPr>
            <w:rFonts w:ascii="Times New Roman" w:hAnsi="Times New Roman" w:cs="Times New Roman"/>
            <w:sz w:val="18"/>
            <w:szCs w:val="18"/>
            <w:rPrChange w:id="757" w:author="Jiahao XU" w:date="2021-12-15T18:37:00Z">
              <w:rPr/>
            </w:rPrChange>
          </w:rPr>
          <w:delText xml:space="preserve">general </w:delText>
        </w:r>
        <w:r w:rsidR="00380E03" w:rsidRPr="00151A77" w:rsidDel="0010528F">
          <w:rPr>
            <w:rFonts w:ascii="Times New Roman" w:hAnsi="Times New Roman" w:cs="Times New Roman"/>
            <w:sz w:val="18"/>
            <w:szCs w:val="18"/>
            <w:rPrChange w:id="758" w:author="Jiahao XU" w:date="2021-12-15T18:37:00Z">
              <w:rPr/>
            </w:rPrChange>
          </w:rPr>
          <w:delText xml:space="preserve">scenarios: The first one is that the noise is zero mean, zero covariance Gaussian Distribution. </w:delText>
        </w:r>
        <w:bookmarkStart w:id="759" w:name="OLE_LINK4"/>
        <w:r w:rsidR="00380E03" w:rsidRPr="00151A77" w:rsidDel="0010528F">
          <w:rPr>
            <w:rFonts w:ascii="Times New Roman" w:hAnsi="Times New Roman" w:cs="Times New Roman"/>
            <w:sz w:val="18"/>
            <w:szCs w:val="18"/>
            <w:rPrChange w:id="760" w:author="Jiahao XU" w:date="2021-12-15T18:37:00Z">
              <w:rPr/>
            </w:rPrChange>
          </w:rPr>
          <w:delText>The second on</w:delText>
        </w:r>
        <w:r w:rsidR="00FC420A" w:rsidRPr="00151A77" w:rsidDel="0010528F">
          <w:rPr>
            <w:rFonts w:ascii="Times New Roman" w:hAnsi="Times New Roman" w:cs="Times New Roman"/>
            <w:sz w:val="18"/>
            <w:szCs w:val="18"/>
            <w:rPrChange w:id="761" w:author="Jiahao XU" w:date="2021-12-15T18:37:00Z">
              <w:rPr/>
            </w:rPrChange>
          </w:rPr>
          <w:delText>e</w:delText>
        </w:r>
        <w:r w:rsidR="00380E03" w:rsidRPr="00151A77" w:rsidDel="0010528F">
          <w:rPr>
            <w:rFonts w:ascii="Times New Roman" w:hAnsi="Times New Roman" w:cs="Times New Roman"/>
            <w:sz w:val="18"/>
            <w:szCs w:val="18"/>
            <w:rPrChange w:id="762" w:author="Jiahao XU" w:date="2021-12-15T18:37:00Z">
              <w:rPr/>
            </w:rPrChange>
          </w:rPr>
          <w:delText xml:space="preserve"> is that the noise </w:delText>
        </w:r>
        <w:bookmarkStart w:id="763" w:name="OLE_LINK3"/>
        <w:r w:rsidR="00E96F22" w:rsidRPr="00151A77" w:rsidDel="0010528F">
          <w:rPr>
            <w:rFonts w:ascii="Times New Roman" w:hAnsi="Times New Roman" w:cs="Times New Roman" w:hint="eastAsia"/>
            <w:sz w:val="18"/>
            <w:szCs w:val="18"/>
            <w:rPrChange w:id="764" w:author="Jiahao XU" w:date="2021-12-15T18:37:00Z">
              <w:rPr>
                <w:rFonts w:hint="eastAsia"/>
              </w:rPr>
            </w:rPrChange>
          </w:rPr>
          <w:delText>has</w:delText>
        </w:r>
        <w:r w:rsidR="00380E03" w:rsidRPr="00151A77" w:rsidDel="0010528F">
          <w:rPr>
            <w:rFonts w:ascii="Times New Roman" w:hAnsi="Times New Roman" w:cs="Times New Roman"/>
            <w:sz w:val="18"/>
            <w:szCs w:val="18"/>
            <w:rPrChange w:id="765" w:author="Jiahao XU" w:date="2021-12-15T18:37:00Z">
              <w:rPr/>
            </w:rPrChange>
          </w:rPr>
          <w:delText xml:space="preserve"> </w:delText>
        </w:r>
        <w:bookmarkStart w:id="766" w:name="OLE_LINK2"/>
        <w:r w:rsidR="00E96F22" w:rsidRPr="00151A77" w:rsidDel="0010528F">
          <w:rPr>
            <w:rFonts w:ascii="Times New Roman" w:hAnsi="Times New Roman" w:cs="Times New Roman" w:hint="eastAsia"/>
            <w:sz w:val="18"/>
            <w:szCs w:val="18"/>
            <w:rPrChange w:id="767" w:author="Jiahao XU" w:date="2021-12-15T18:37:00Z">
              <w:rPr>
                <w:rFonts w:hint="eastAsia"/>
              </w:rPr>
            </w:rPrChange>
          </w:rPr>
          <w:delText xml:space="preserve">a </w:delText>
        </w:r>
        <w:r w:rsidR="00380E03" w:rsidRPr="00151A77" w:rsidDel="0010528F">
          <w:rPr>
            <w:rFonts w:ascii="Times New Roman" w:hAnsi="Times New Roman" w:cs="Times New Roman"/>
            <w:sz w:val="18"/>
            <w:szCs w:val="18"/>
            <w:rPrChange w:id="768" w:author="Jiahao XU" w:date="2021-12-15T18:37:00Z">
              <w:rPr/>
            </w:rPrChange>
          </w:rPr>
          <w:delText xml:space="preserve">zero mean </w:delText>
        </w:r>
        <w:r w:rsidR="00E96F22" w:rsidRPr="00151A77" w:rsidDel="0010528F">
          <w:rPr>
            <w:rFonts w:ascii="Times New Roman" w:hAnsi="Times New Roman" w:cs="Times New Roman" w:hint="eastAsia"/>
            <w:sz w:val="18"/>
            <w:szCs w:val="18"/>
            <w:rPrChange w:id="769" w:author="Jiahao XU" w:date="2021-12-15T18:37:00Z">
              <w:rPr>
                <w:rFonts w:hint="eastAsia"/>
              </w:rPr>
            </w:rPrChange>
          </w:rPr>
          <w:delText xml:space="preserve">and a </w:delText>
        </w:r>
        <w:r w:rsidR="00380E03" w:rsidRPr="00151A77" w:rsidDel="0010528F">
          <w:rPr>
            <w:rFonts w:ascii="Times New Roman" w:hAnsi="Times New Roman" w:cs="Times New Roman"/>
            <w:sz w:val="18"/>
            <w:szCs w:val="18"/>
            <w:rPrChange w:id="770" w:author="Jiahao XU" w:date="2021-12-15T18:37:00Z">
              <w:rPr/>
            </w:rPrChange>
          </w:rPr>
          <w:delText>0.2 covariance Gaussian Distribution</w:delText>
        </w:r>
        <w:bookmarkEnd w:id="763"/>
        <w:bookmarkEnd w:id="766"/>
        <w:r w:rsidR="00380E03" w:rsidRPr="00151A77" w:rsidDel="0010528F">
          <w:rPr>
            <w:rFonts w:ascii="Times New Roman" w:hAnsi="Times New Roman" w:cs="Times New Roman"/>
            <w:sz w:val="18"/>
            <w:szCs w:val="18"/>
            <w:rPrChange w:id="771" w:author="Jiahao XU" w:date="2021-12-15T18:37:00Z">
              <w:rPr/>
            </w:rPrChange>
          </w:rPr>
          <w:delText>.</w:delText>
        </w:r>
        <w:r w:rsidR="008E323E" w:rsidRPr="00151A77" w:rsidDel="0010528F">
          <w:rPr>
            <w:rFonts w:ascii="Times New Roman" w:hAnsi="Times New Roman" w:cs="Times New Roman"/>
            <w:sz w:val="18"/>
            <w:szCs w:val="18"/>
            <w:rPrChange w:id="772" w:author="Jiahao XU" w:date="2021-12-15T18:37:00Z">
              <w:rPr/>
            </w:rPrChange>
          </w:rPr>
          <w:delText xml:space="preserve"> </w:delText>
        </w:r>
        <w:bookmarkEnd w:id="759"/>
        <w:r w:rsidR="008E323E" w:rsidRPr="00151A77" w:rsidDel="0010528F">
          <w:rPr>
            <w:rFonts w:ascii="Times New Roman" w:hAnsi="Times New Roman" w:cs="Times New Roman"/>
            <w:sz w:val="18"/>
            <w:szCs w:val="18"/>
            <w:rPrChange w:id="773" w:author="Jiahao XU" w:date="2021-12-15T18:37:00Z">
              <w:rPr/>
            </w:rPrChange>
          </w:rPr>
          <w:delText xml:space="preserve">The third one is that the noise </w:delText>
        </w:r>
        <w:r w:rsidR="00E96F22" w:rsidRPr="00151A77" w:rsidDel="0010528F">
          <w:rPr>
            <w:rFonts w:ascii="Times New Roman" w:hAnsi="Times New Roman" w:cs="Times New Roman" w:hint="eastAsia"/>
            <w:sz w:val="18"/>
            <w:szCs w:val="18"/>
            <w:rPrChange w:id="774" w:author="Jiahao XU" w:date="2021-12-15T18:37:00Z">
              <w:rPr>
                <w:rFonts w:hint="eastAsia"/>
              </w:rPr>
            </w:rPrChange>
          </w:rPr>
          <w:delText>has a</w:delText>
        </w:r>
        <w:r w:rsidR="008E323E" w:rsidRPr="00151A77" w:rsidDel="0010528F">
          <w:rPr>
            <w:rFonts w:ascii="Times New Roman" w:hAnsi="Times New Roman" w:cs="Times New Roman"/>
            <w:sz w:val="18"/>
            <w:szCs w:val="18"/>
            <w:rPrChange w:id="775" w:author="Jiahao XU" w:date="2021-12-15T18:37:00Z">
              <w:rPr/>
            </w:rPrChange>
          </w:rPr>
          <w:delText xml:space="preserve"> zero mean</w:delText>
        </w:r>
        <w:r w:rsidR="00E96F22" w:rsidRPr="00151A77" w:rsidDel="0010528F">
          <w:rPr>
            <w:rFonts w:ascii="Times New Roman" w:hAnsi="Times New Roman" w:cs="Times New Roman" w:hint="eastAsia"/>
            <w:sz w:val="18"/>
            <w:szCs w:val="18"/>
            <w:rPrChange w:id="776" w:author="Jiahao XU" w:date="2021-12-15T18:37:00Z">
              <w:rPr>
                <w:rFonts w:hint="eastAsia"/>
              </w:rPr>
            </w:rPrChange>
          </w:rPr>
          <w:delText xml:space="preserve"> and a</w:delText>
        </w:r>
        <w:r w:rsidR="008E323E" w:rsidRPr="00151A77" w:rsidDel="0010528F">
          <w:rPr>
            <w:rFonts w:ascii="Times New Roman" w:hAnsi="Times New Roman" w:cs="Times New Roman"/>
            <w:sz w:val="18"/>
            <w:szCs w:val="18"/>
            <w:rPrChange w:id="777" w:author="Jiahao XU" w:date="2021-12-15T18:37:00Z">
              <w:rPr/>
            </w:rPrChange>
          </w:rPr>
          <w:delText xml:space="preserve"> 0.2 covariance Gaussian Distribution and the accel/rate gyro measurements for </w:delText>
        </w:r>
        <w:r w:rsidR="0035061E" w:rsidRPr="00151A77" w:rsidDel="0010528F">
          <w:rPr>
            <w:rFonts w:ascii="Times New Roman" w:hAnsi="Times New Roman" w:cs="Times New Roman"/>
            <w:sz w:val="18"/>
            <w:szCs w:val="18"/>
            <w:rPrChange w:id="778" w:author="Jiahao XU" w:date="2021-12-15T18:37:00Z">
              <w:rPr/>
            </w:rPrChange>
          </w:rPr>
          <w:delText>the</w:delText>
        </w:r>
        <w:r w:rsidR="008E323E" w:rsidRPr="00151A77" w:rsidDel="0010528F">
          <w:rPr>
            <w:rFonts w:ascii="Times New Roman" w:hAnsi="Times New Roman" w:cs="Times New Roman"/>
            <w:sz w:val="18"/>
            <w:szCs w:val="18"/>
            <w:rPrChange w:id="779" w:author="Jiahao XU" w:date="2021-12-15T18:37:00Z">
              <w:rPr/>
            </w:rPrChange>
          </w:rPr>
          <w:delText xml:space="preserve"> physical model has a bias of 0.1. </w:delText>
        </w:r>
        <w:r w:rsidR="00380E03" w:rsidRPr="00151A77" w:rsidDel="0010528F">
          <w:rPr>
            <w:rFonts w:ascii="Times New Roman" w:hAnsi="Times New Roman" w:cs="Times New Roman"/>
            <w:sz w:val="18"/>
            <w:szCs w:val="18"/>
            <w:rPrChange w:id="780" w:author="Jiahao XU" w:date="2021-12-15T18:37:00Z">
              <w:rPr/>
            </w:rPrChange>
          </w:rPr>
          <w:delText xml:space="preserve">In </w:delText>
        </w:r>
        <w:r w:rsidR="008E323E" w:rsidRPr="00151A77" w:rsidDel="0010528F">
          <w:rPr>
            <w:rFonts w:ascii="Times New Roman" w:hAnsi="Times New Roman" w:cs="Times New Roman"/>
            <w:sz w:val="18"/>
            <w:szCs w:val="18"/>
            <w:rPrChange w:id="781" w:author="Jiahao XU" w:date="2021-12-15T18:37:00Z">
              <w:rPr/>
            </w:rPrChange>
          </w:rPr>
          <w:delText xml:space="preserve">second and third </w:delText>
        </w:r>
        <w:r w:rsidR="00380E03" w:rsidRPr="00151A77" w:rsidDel="0010528F">
          <w:rPr>
            <w:rFonts w:ascii="Times New Roman" w:hAnsi="Times New Roman" w:cs="Times New Roman"/>
            <w:sz w:val="18"/>
            <w:szCs w:val="18"/>
            <w:rPrChange w:id="782" w:author="Jiahao XU" w:date="2021-12-15T18:37:00Z">
              <w:rPr/>
            </w:rPrChange>
          </w:rPr>
          <w:delText>case,</w:delText>
        </w:r>
        <w:r w:rsidR="0035061E" w:rsidRPr="00151A77" w:rsidDel="0010528F">
          <w:rPr>
            <w:rFonts w:ascii="Times New Roman" w:hAnsi="Times New Roman" w:cs="Times New Roman"/>
            <w:sz w:val="18"/>
            <w:szCs w:val="18"/>
            <w:rPrChange w:id="783" w:author="Jiahao XU" w:date="2021-12-15T18:37:00Z">
              <w:rPr/>
            </w:rPrChange>
          </w:rPr>
          <w:delText xml:space="preserve"> </w:delText>
        </w:r>
        <w:r w:rsidR="00380E03" w:rsidRPr="00151A77" w:rsidDel="0010528F">
          <w:rPr>
            <w:rFonts w:ascii="Times New Roman" w:hAnsi="Times New Roman" w:cs="Times New Roman"/>
            <w:sz w:val="18"/>
            <w:szCs w:val="18"/>
            <w:rPrChange w:id="784" w:author="Jiahao XU" w:date="2021-12-15T18:37:00Z">
              <w:rPr/>
            </w:rPrChange>
          </w:rPr>
          <w:delText xml:space="preserve">the measurements of the </w:delText>
        </w:r>
        <w:bookmarkStart w:id="785" w:name="OLE_LINK1"/>
        <w:r w:rsidR="00380E03" w:rsidRPr="00151A77" w:rsidDel="0010528F">
          <w:rPr>
            <w:rFonts w:ascii="Times New Roman" w:hAnsi="Times New Roman" w:cs="Times New Roman"/>
            <w:sz w:val="18"/>
            <w:szCs w:val="18"/>
            <w:rPrChange w:id="786" w:author="Jiahao XU" w:date="2021-12-15T18:37:00Z">
              <w:rPr/>
            </w:rPrChange>
          </w:rPr>
          <w:delText>accelerator</w:delText>
        </w:r>
        <w:bookmarkEnd w:id="785"/>
        <w:r w:rsidR="00380E03" w:rsidRPr="00151A77" w:rsidDel="0010528F">
          <w:rPr>
            <w:rFonts w:ascii="Times New Roman" w:hAnsi="Times New Roman" w:cs="Times New Roman"/>
            <w:sz w:val="18"/>
            <w:szCs w:val="18"/>
            <w:rPrChange w:id="787" w:author="Jiahao XU" w:date="2021-12-15T18:37:00Z">
              <w:rPr/>
            </w:rPrChange>
          </w:rPr>
          <w:delText xml:space="preserve"> and the angular accelerator </w:delText>
        </w:r>
        <w:r w:rsidR="0035061E" w:rsidRPr="00151A77" w:rsidDel="0010528F">
          <w:rPr>
            <w:rFonts w:ascii="Times New Roman" w:hAnsi="Times New Roman" w:cs="Times New Roman"/>
            <w:sz w:val="18"/>
            <w:szCs w:val="18"/>
            <w:rPrChange w:id="788" w:author="Jiahao XU" w:date="2021-12-15T18:37:00Z">
              <w:rPr/>
            </w:rPrChange>
          </w:rPr>
          <w:delText xml:space="preserve">are needed </w:delText>
        </w:r>
        <w:r w:rsidR="00380E03" w:rsidRPr="00151A77" w:rsidDel="0010528F">
          <w:rPr>
            <w:rFonts w:ascii="Times New Roman" w:hAnsi="Times New Roman" w:cs="Times New Roman"/>
            <w:sz w:val="18"/>
            <w:szCs w:val="18"/>
            <w:rPrChange w:id="789" w:author="Jiahao XU" w:date="2021-12-15T18:37:00Z">
              <w:rPr/>
            </w:rPrChange>
          </w:rPr>
          <w:delText xml:space="preserve">to construct a physical model. And then </w:delText>
        </w:r>
        <w:r w:rsidR="0035061E" w:rsidRPr="00151A77" w:rsidDel="0010528F">
          <w:rPr>
            <w:rFonts w:ascii="Times New Roman" w:hAnsi="Times New Roman" w:cs="Times New Roman"/>
            <w:sz w:val="18"/>
            <w:szCs w:val="18"/>
            <w:rPrChange w:id="790" w:author="Jiahao XU" w:date="2021-12-15T18:37:00Z">
              <w:rPr/>
            </w:rPrChange>
          </w:rPr>
          <w:delText>the next step</w:delText>
        </w:r>
        <w:r w:rsidR="00E96F22" w:rsidRPr="00151A77" w:rsidDel="0010528F">
          <w:rPr>
            <w:rFonts w:ascii="Times New Roman" w:hAnsi="Times New Roman" w:cs="Times New Roman" w:hint="eastAsia"/>
            <w:sz w:val="18"/>
            <w:szCs w:val="18"/>
            <w:rPrChange w:id="791" w:author="Jiahao XU" w:date="2021-12-15T18:37:00Z">
              <w:rPr>
                <w:rFonts w:hint="eastAsia"/>
              </w:rPr>
            </w:rPrChange>
          </w:rPr>
          <w:delText xml:space="preserve"> is using </w:delText>
        </w:r>
        <w:r w:rsidR="0035061E" w:rsidRPr="00151A77" w:rsidDel="0010528F">
          <w:rPr>
            <w:rFonts w:ascii="Times New Roman" w:hAnsi="Times New Roman" w:cs="Times New Roman"/>
            <w:sz w:val="18"/>
            <w:szCs w:val="18"/>
            <w:rPrChange w:id="792" w:author="Jiahao XU" w:date="2021-12-15T18:37:00Z">
              <w:rPr/>
            </w:rPrChange>
          </w:rPr>
          <w:delText>the</w:delText>
        </w:r>
        <w:r w:rsidR="00380E03" w:rsidRPr="00151A77" w:rsidDel="0010528F">
          <w:rPr>
            <w:rFonts w:ascii="Times New Roman" w:hAnsi="Times New Roman" w:cs="Times New Roman"/>
            <w:sz w:val="18"/>
            <w:szCs w:val="18"/>
            <w:rPrChange w:id="793" w:author="Jiahao XU" w:date="2021-12-15T18:37:00Z">
              <w:rPr/>
            </w:rPrChange>
          </w:rPr>
          <w:delText xml:space="preserve"> </w:delText>
        </w:r>
        <w:r w:rsidR="00515625" w:rsidRPr="00151A77" w:rsidDel="0010528F">
          <w:rPr>
            <w:rFonts w:ascii="Times New Roman" w:hAnsi="Times New Roman" w:cs="Times New Roman"/>
            <w:sz w:val="18"/>
            <w:szCs w:val="18"/>
            <w:rPrChange w:id="794" w:author="Jiahao XU" w:date="2021-12-15T18:37:00Z">
              <w:rPr/>
            </w:rPrChange>
          </w:rPr>
          <w:delText>Extended Kalman Filter</w:delText>
        </w:r>
        <w:r w:rsidR="008E323E" w:rsidRPr="00151A77" w:rsidDel="0010528F">
          <w:rPr>
            <w:rFonts w:ascii="Times New Roman" w:hAnsi="Times New Roman" w:cs="Times New Roman"/>
            <w:sz w:val="18"/>
            <w:szCs w:val="18"/>
            <w:rPrChange w:id="795" w:author="Jiahao XU" w:date="2021-12-15T18:37:00Z">
              <w:rPr/>
            </w:rPrChange>
          </w:rPr>
          <w:delText xml:space="preserve"> and parameter estimation</w:delText>
        </w:r>
        <w:r w:rsidR="00515625" w:rsidRPr="00151A77" w:rsidDel="0010528F">
          <w:rPr>
            <w:rFonts w:ascii="Times New Roman" w:hAnsi="Times New Roman" w:cs="Times New Roman"/>
            <w:sz w:val="18"/>
            <w:szCs w:val="18"/>
            <w:rPrChange w:id="796" w:author="Jiahao XU" w:date="2021-12-15T18:37:00Z">
              <w:rPr/>
            </w:rPrChange>
          </w:rPr>
          <w:delText xml:space="preserve"> to get a more accurate estimation location of the. As shown in the </w:delText>
        </w:r>
        <w:r w:rsidR="00E96F22" w:rsidRPr="00151A77" w:rsidDel="0010528F">
          <w:rPr>
            <w:rFonts w:ascii="Times New Roman" w:hAnsi="Times New Roman" w:cs="Times New Roman" w:hint="eastAsia"/>
            <w:sz w:val="18"/>
            <w:szCs w:val="18"/>
            <w:rPrChange w:id="797" w:author="Jiahao XU" w:date="2021-12-15T18:37:00Z">
              <w:rPr>
                <w:rFonts w:hint="eastAsia"/>
              </w:rPr>
            </w:rPrChange>
          </w:rPr>
          <w:delText>Figures below</w:delText>
        </w:r>
        <w:r w:rsidR="00515625" w:rsidRPr="00151A77" w:rsidDel="0010528F">
          <w:rPr>
            <w:rFonts w:ascii="Times New Roman" w:hAnsi="Times New Roman" w:cs="Times New Roman"/>
            <w:sz w:val="18"/>
            <w:szCs w:val="18"/>
            <w:rPrChange w:id="798" w:author="Jiahao XU" w:date="2021-12-15T18:37:00Z">
              <w:rPr/>
            </w:rPrChange>
          </w:rPr>
          <w:delText>.</w:delText>
        </w:r>
      </w:del>
    </w:p>
    <w:p w14:paraId="1C0040FF" w14:textId="77777777" w:rsidR="00151A77" w:rsidRPr="00151A77" w:rsidRDefault="00151A77" w:rsidP="007E4F92">
      <w:pPr>
        <w:rPr>
          <w:ins w:id="799" w:author="Jiahao XU" w:date="2021-12-15T18:34:00Z"/>
          <w:rFonts w:ascii="Times New Roman" w:hAnsi="Times New Roman" w:cs="Times New Roman"/>
          <w:sz w:val="18"/>
          <w:szCs w:val="18"/>
          <w:rPrChange w:id="800" w:author="Jiahao XU" w:date="2021-12-15T18:37:00Z">
            <w:rPr>
              <w:ins w:id="801" w:author="Jiahao XU" w:date="2021-12-15T18:34:00Z"/>
            </w:rPr>
          </w:rPrChange>
        </w:rPr>
      </w:pPr>
    </w:p>
    <w:p w14:paraId="1D076B12" w14:textId="7DEA367E" w:rsidR="000A2914" w:rsidRDefault="00151A77">
      <w:pPr>
        <w:rPr>
          <w:ins w:id="802" w:author="Jiahao XU" w:date="2021-12-15T18:37:00Z"/>
          <w:rFonts w:ascii="Times New Roman" w:hAnsi="Times New Roman" w:cs="Times New Roman"/>
          <w:sz w:val="18"/>
          <w:szCs w:val="18"/>
        </w:rPr>
      </w:pPr>
      <w:ins w:id="803" w:author="Jiahao XU" w:date="2021-12-15T18:37:00Z">
        <w:r>
          <w:rPr>
            <w:rFonts w:ascii="Times New Roman" w:hAnsi="Times New Roman" w:cs="Times New Roman"/>
            <w:sz w:val="18"/>
            <w:szCs w:val="18"/>
          </w:rPr>
          <w:fldChar w:fldCharType="begin"/>
        </w:r>
        <w:r>
          <w:rPr>
            <w:rFonts w:ascii="Times New Roman" w:hAnsi="Times New Roman" w:cs="Times New Roman"/>
            <w:sz w:val="18"/>
            <w:szCs w:val="18"/>
          </w:rPr>
          <w:instrText xml:space="preserve"> HYPERLINK "</w:instrText>
        </w:r>
        <w:r w:rsidRPr="00151A77">
          <w:rPr>
            <w:rFonts w:ascii="Times New Roman" w:hAnsi="Times New Roman" w:cs="Times New Roman"/>
            <w:sz w:val="18"/>
            <w:szCs w:val="18"/>
            <w:rPrChange w:id="804" w:author="Jiahao XU" w:date="2021-12-15T18:37:00Z">
              <w:rPr/>
            </w:rPrChange>
          </w:rPr>
          <w:instrText>https://github.com/JiahaoXU9/Video-based-vehicle-detection-tracking-velocity-estimation-and-registration-number-detection.git</w:instrText>
        </w:r>
        <w:r>
          <w:rPr>
            <w:rFonts w:ascii="Times New Roman" w:hAnsi="Times New Roman" w:cs="Times New Roman"/>
            <w:sz w:val="18"/>
            <w:szCs w:val="18"/>
          </w:rPr>
          <w:instrText xml:space="preserve">" </w:instrText>
        </w:r>
        <w:r>
          <w:rPr>
            <w:rFonts w:ascii="Times New Roman" w:hAnsi="Times New Roman" w:cs="Times New Roman"/>
            <w:sz w:val="18"/>
            <w:szCs w:val="18"/>
          </w:rPr>
          <w:fldChar w:fldCharType="separate"/>
        </w:r>
        <w:r w:rsidRPr="00142FC6">
          <w:rPr>
            <w:rStyle w:val="a4"/>
            <w:rFonts w:ascii="Times New Roman" w:hAnsi="Times New Roman" w:cs="Times New Roman"/>
            <w:sz w:val="18"/>
            <w:szCs w:val="18"/>
            <w:rPrChange w:id="805" w:author="Jiahao XU" w:date="2021-12-15T18:37:00Z">
              <w:rPr/>
            </w:rPrChange>
          </w:rPr>
          <w:t>https://github.com/JiahaoXU9/Video-based-vehicle-detection-tracking-velocity-estimation-and-registration-number-detection.git</w:t>
        </w:r>
        <w:r>
          <w:rPr>
            <w:rFonts w:ascii="Times New Roman" w:hAnsi="Times New Roman" w:cs="Times New Roman"/>
            <w:sz w:val="18"/>
            <w:szCs w:val="18"/>
          </w:rPr>
          <w:fldChar w:fldCharType="end"/>
        </w:r>
      </w:ins>
    </w:p>
    <w:p w14:paraId="0156CBFA" w14:textId="38354D67" w:rsidR="00151A77" w:rsidRDefault="00151A77">
      <w:pPr>
        <w:rPr>
          <w:ins w:id="806" w:author="Jiahao XU" w:date="2021-12-15T18:37:00Z"/>
          <w:rFonts w:ascii="Times New Roman" w:hAnsi="Times New Roman" w:cs="Times New Roman"/>
          <w:sz w:val="18"/>
          <w:szCs w:val="18"/>
        </w:rPr>
      </w:pPr>
      <w:ins w:id="807" w:author="Jiahao XU" w:date="2021-12-15T18:37:00Z">
        <w:r>
          <w:rPr>
            <w:rFonts w:ascii="Times New Roman" w:hAnsi="Times New Roman" w:cs="Times New Roman"/>
            <w:sz w:val="18"/>
            <w:szCs w:val="18"/>
          </w:rPr>
          <w:fldChar w:fldCharType="begin"/>
        </w:r>
        <w:r>
          <w:rPr>
            <w:rFonts w:ascii="Times New Roman" w:hAnsi="Times New Roman" w:cs="Times New Roman"/>
            <w:sz w:val="18"/>
            <w:szCs w:val="18"/>
          </w:rPr>
          <w:instrText xml:space="preserve"> HYPERLINK "mailto:</w:instrText>
        </w:r>
        <w:r w:rsidRPr="00151A77">
          <w:rPr>
            <w:rFonts w:ascii="Times New Roman" w:hAnsi="Times New Roman" w:cs="Times New Roman"/>
            <w:sz w:val="18"/>
            <w:szCs w:val="18"/>
          </w:rPr>
          <w:instrText>git@github.com:JiahaoXU9/Video-based-vehicle-detection-tracking-velocity-estimation-and-registration-number-detection.git</w:instrText>
        </w:r>
        <w:r>
          <w:rPr>
            <w:rFonts w:ascii="Times New Roman" w:hAnsi="Times New Roman" w:cs="Times New Roman"/>
            <w:sz w:val="18"/>
            <w:szCs w:val="18"/>
          </w:rPr>
          <w:instrText xml:space="preserve">" </w:instrText>
        </w:r>
        <w:r>
          <w:rPr>
            <w:rFonts w:ascii="Times New Roman" w:hAnsi="Times New Roman" w:cs="Times New Roman"/>
            <w:sz w:val="18"/>
            <w:szCs w:val="18"/>
          </w:rPr>
          <w:fldChar w:fldCharType="separate"/>
        </w:r>
        <w:r w:rsidRPr="00142FC6">
          <w:rPr>
            <w:rStyle w:val="a4"/>
            <w:rFonts w:ascii="Times New Roman" w:hAnsi="Times New Roman" w:cs="Times New Roman"/>
            <w:sz w:val="18"/>
            <w:szCs w:val="18"/>
          </w:rPr>
          <w:t>git@github.com:JiahaoXU9/Video-based-vehicle-detection-tracking-velocity-estimation-and-registration-number-detection.git</w:t>
        </w:r>
        <w:r>
          <w:rPr>
            <w:rFonts w:ascii="Times New Roman" w:hAnsi="Times New Roman" w:cs="Times New Roman"/>
            <w:sz w:val="18"/>
            <w:szCs w:val="18"/>
          </w:rPr>
          <w:fldChar w:fldCharType="end"/>
        </w:r>
      </w:ins>
    </w:p>
    <w:p w14:paraId="66A73ABF" w14:textId="6C66C41C" w:rsidR="000A2914" w:rsidRPr="00151A77" w:rsidRDefault="000A2914">
      <w:pPr>
        <w:rPr>
          <w:ins w:id="808" w:author="Jiahao XU" w:date="2021-12-15T18:16:00Z"/>
          <w:rFonts w:ascii="Times New Roman" w:hAnsi="Times New Roman" w:cs="Times New Roman" w:hint="eastAsia"/>
          <w:sz w:val="18"/>
          <w:szCs w:val="18"/>
          <w:rPrChange w:id="809" w:author="Jiahao XU" w:date="2021-12-15T18:37:00Z">
            <w:rPr>
              <w:ins w:id="810" w:author="Jiahao XU" w:date="2021-12-15T18:16:00Z"/>
              <w:rFonts w:hint="eastAsia"/>
            </w:rPr>
          </w:rPrChange>
        </w:rPr>
        <w:pPrChange w:id="811" w:author="Jiahao XU" w:date="2021-12-14T14:57:00Z">
          <w:pPr>
            <w:ind w:firstLine="720"/>
          </w:pPr>
        </w:pPrChange>
      </w:pPr>
      <w:ins w:id="812" w:author="Jiahao XU" w:date="2021-12-15T18:16:00Z">
        <w:r w:rsidRPr="00151A77">
          <w:rPr>
            <w:rFonts w:ascii="Times New Roman" w:hAnsi="Times New Roman" w:cs="Times New Roman" w:hint="eastAsia"/>
            <w:sz w:val="18"/>
            <w:szCs w:val="18"/>
            <w:rPrChange w:id="813" w:author="Jiahao XU" w:date="2021-12-15T18:37:00Z">
              <w:rPr>
                <w:rFonts w:hint="eastAsia"/>
              </w:rPr>
            </w:rPrChange>
          </w:rPr>
          <w:t>T</w:t>
        </w:r>
        <w:r w:rsidRPr="00151A77">
          <w:rPr>
            <w:rFonts w:ascii="Times New Roman" w:hAnsi="Times New Roman" w:cs="Times New Roman"/>
            <w:sz w:val="18"/>
            <w:szCs w:val="18"/>
            <w:rPrChange w:id="814" w:author="Jiahao XU" w:date="2021-12-15T18:37:00Z">
              <w:rPr/>
            </w:rPrChange>
          </w:rPr>
          <w:t xml:space="preserve">he demo </w:t>
        </w:r>
      </w:ins>
      <w:ins w:id="815" w:author="Jiahao XU" w:date="2021-12-15T18:17:00Z">
        <w:r w:rsidRPr="00151A77">
          <w:rPr>
            <w:rFonts w:ascii="Times New Roman" w:hAnsi="Times New Roman" w:cs="Times New Roman"/>
            <w:sz w:val="18"/>
            <w:szCs w:val="18"/>
            <w:rPrChange w:id="816" w:author="Jiahao XU" w:date="2021-12-15T18:37:00Z">
              <w:rPr/>
            </w:rPrChange>
          </w:rPr>
          <w:t>video is uploaded to YouTube:</w:t>
        </w:r>
      </w:ins>
    </w:p>
    <w:p w14:paraId="009176A8" w14:textId="7E69D341" w:rsidR="00515625" w:rsidDel="00B7230A" w:rsidRDefault="00B7230A" w:rsidP="007E4F92">
      <w:pPr>
        <w:rPr>
          <w:del w:id="817" w:author="Jiahao XU" w:date="2021-12-03T22:28:00Z"/>
          <w:rFonts w:ascii="Times New Roman" w:hAnsi="Times New Roman" w:cs="Times New Roman"/>
          <w:sz w:val="18"/>
          <w:szCs w:val="18"/>
        </w:rPr>
      </w:pPr>
      <w:ins w:id="818" w:author="Jiahao XU" w:date="2021-12-15T18:41:00Z">
        <w:r>
          <w:rPr>
            <w:rFonts w:ascii="Times New Roman" w:hAnsi="Times New Roman" w:cs="Times New Roman"/>
            <w:sz w:val="18"/>
            <w:szCs w:val="18"/>
          </w:rPr>
          <w:fldChar w:fldCharType="begin"/>
        </w:r>
        <w:r>
          <w:rPr>
            <w:rFonts w:ascii="Times New Roman" w:hAnsi="Times New Roman" w:cs="Times New Roman"/>
            <w:sz w:val="18"/>
            <w:szCs w:val="18"/>
          </w:rPr>
          <w:instrText xml:space="preserve"> HYPERLINK "</w:instrText>
        </w:r>
        <w:r w:rsidRPr="00B7230A">
          <w:rPr>
            <w:rFonts w:ascii="Times New Roman" w:hAnsi="Times New Roman" w:cs="Times New Roman"/>
            <w:sz w:val="18"/>
            <w:szCs w:val="18"/>
          </w:rPr>
          <w:instrText>https://www.youtube.com/watch?v=NK6a07Uq6L0</w:instrText>
        </w:r>
        <w:r>
          <w:rPr>
            <w:rFonts w:ascii="Times New Roman" w:hAnsi="Times New Roman" w:cs="Times New Roman"/>
            <w:sz w:val="18"/>
            <w:szCs w:val="18"/>
          </w:rPr>
          <w:instrText xml:space="preserve">" </w:instrText>
        </w:r>
        <w:r>
          <w:rPr>
            <w:rFonts w:ascii="Times New Roman" w:hAnsi="Times New Roman" w:cs="Times New Roman"/>
            <w:sz w:val="18"/>
            <w:szCs w:val="18"/>
          </w:rPr>
          <w:fldChar w:fldCharType="separate"/>
        </w:r>
        <w:r w:rsidRPr="00142FC6">
          <w:rPr>
            <w:rStyle w:val="a4"/>
            <w:rFonts w:ascii="Times New Roman" w:hAnsi="Times New Roman" w:cs="Times New Roman"/>
            <w:sz w:val="18"/>
            <w:szCs w:val="18"/>
          </w:rPr>
          <w:t>https://www.youtube.com/watch?v=NK6a07Uq6L0</w:t>
        </w:r>
        <w:r>
          <w:rPr>
            <w:rFonts w:ascii="Times New Roman" w:hAnsi="Times New Roman" w:cs="Times New Roman"/>
            <w:sz w:val="18"/>
            <w:szCs w:val="18"/>
          </w:rPr>
          <w:fldChar w:fldCharType="end"/>
        </w:r>
      </w:ins>
      <w:del w:id="819" w:author="Jiahao XU" w:date="2021-12-03T22:28:00Z">
        <w:r w:rsidR="00515625" w:rsidRPr="00151A77" w:rsidDel="0010528F">
          <w:rPr>
            <w:rFonts w:ascii="Times New Roman" w:hAnsi="Times New Roman" w:cs="Times New Roman"/>
            <w:sz w:val="18"/>
            <w:szCs w:val="18"/>
            <w:rPrChange w:id="820" w:author="Jiahao XU" w:date="2021-12-15T18:37:00Z">
              <w:rPr>
                <w:noProof/>
              </w:rPr>
            </w:rPrChange>
          </w:rPr>
          <w:drawing>
            <wp:inline distT="0" distB="0" distL="0" distR="0" wp14:anchorId="6962D71F" wp14:editId="1EE81CB6">
              <wp:extent cx="5274310" cy="2801620"/>
              <wp:effectExtent l="0" t="0" r="2540" b="0"/>
              <wp:docPr id="4" name="图片 4"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表&#10;&#10;描述已自动生成"/>
                      <pic:cNvPicPr/>
                    </pic:nvPicPr>
                    <pic:blipFill>
                      <a:blip r:embed="rId23"/>
                      <a:stretch>
                        <a:fillRect/>
                      </a:stretch>
                    </pic:blipFill>
                    <pic:spPr>
                      <a:xfrm>
                        <a:off x="0" y="0"/>
                        <a:ext cx="5274310" cy="2801620"/>
                      </a:xfrm>
                      <a:prstGeom prst="rect">
                        <a:avLst/>
                      </a:prstGeom>
                    </pic:spPr>
                  </pic:pic>
                </a:graphicData>
              </a:graphic>
            </wp:inline>
          </w:drawing>
        </w:r>
      </w:del>
    </w:p>
    <w:p w14:paraId="52B4873A" w14:textId="77777777" w:rsidR="00B7230A" w:rsidRPr="00B7230A" w:rsidRDefault="00B7230A">
      <w:pPr>
        <w:rPr>
          <w:ins w:id="821" w:author="Jiahao XU" w:date="2021-12-15T18:41:00Z"/>
          <w:rFonts w:ascii="Times New Roman" w:hAnsi="Times New Roman" w:cs="Times New Roman" w:hint="eastAsia"/>
          <w:sz w:val="18"/>
          <w:szCs w:val="18"/>
          <w:rPrChange w:id="822" w:author="Jiahao XU" w:date="2021-12-15T18:41:00Z">
            <w:rPr>
              <w:ins w:id="823" w:author="Jiahao XU" w:date="2021-12-15T18:41:00Z"/>
            </w:rPr>
          </w:rPrChange>
        </w:rPr>
      </w:pPr>
    </w:p>
    <w:p w14:paraId="6CAB8856" w14:textId="72F6C464" w:rsidR="00515625" w:rsidRPr="00151A77" w:rsidDel="0010528F" w:rsidRDefault="00515625">
      <w:pPr>
        <w:rPr>
          <w:del w:id="824" w:author="Jiahao XU" w:date="2021-12-03T22:28:00Z"/>
          <w:rFonts w:ascii="Times New Roman" w:hAnsi="Times New Roman" w:cs="Times New Roman"/>
          <w:sz w:val="18"/>
          <w:szCs w:val="18"/>
          <w:rPrChange w:id="825" w:author="Jiahao XU" w:date="2021-12-15T18:37:00Z">
            <w:rPr>
              <w:del w:id="826" w:author="Jiahao XU" w:date="2021-12-03T22:28:00Z"/>
              <w:rFonts w:ascii="Times New Roman" w:hAnsi="Times New Roman" w:cs="Times New Roman"/>
              <w:sz w:val="14"/>
              <w:szCs w:val="14"/>
            </w:rPr>
          </w:rPrChange>
        </w:rPr>
        <w:pPrChange w:id="827" w:author="Jiahao XU" w:date="2021-12-14T14:57:00Z">
          <w:pPr>
            <w:jc w:val="center"/>
          </w:pPr>
        </w:pPrChange>
      </w:pPr>
      <w:bookmarkStart w:id="828" w:name="OLE_LINK5"/>
      <w:del w:id="829" w:author="Jiahao XU" w:date="2021-12-03T22:28:00Z">
        <w:r w:rsidRPr="00151A77" w:rsidDel="0010528F">
          <w:rPr>
            <w:rFonts w:ascii="Times New Roman" w:hAnsi="Times New Roman" w:cs="Times New Roman"/>
            <w:sz w:val="18"/>
            <w:szCs w:val="18"/>
            <w:rPrChange w:id="830" w:author="Jiahao XU" w:date="2021-12-15T18:37:00Z">
              <w:rPr>
                <w:rFonts w:ascii="Times New Roman" w:hAnsi="Times New Roman" w:cs="Times New Roman"/>
                <w:sz w:val="14"/>
                <w:szCs w:val="14"/>
              </w:rPr>
            </w:rPrChange>
          </w:rPr>
          <w:delText xml:space="preserve">Figure </w:delText>
        </w:r>
        <w:r w:rsidR="00BD46F1" w:rsidRPr="00151A77" w:rsidDel="0010528F">
          <w:rPr>
            <w:rFonts w:ascii="Times New Roman" w:hAnsi="Times New Roman" w:cs="Times New Roman"/>
            <w:sz w:val="18"/>
            <w:szCs w:val="18"/>
            <w:rPrChange w:id="831" w:author="Jiahao XU" w:date="2021-12-15T18:37:00Z">
              <w:rPr>
                <w:rFonts w:ascii="Times New Roman" w:hAnsi="Times New Roman" w:cs="Times New Roman"/>
                <w:sz w:val="14"/>
                <w:szCs w:val="14"/>
              </w:rPr>
            </w:rPrChange>
          </w:rPr>
          <w:delText>3</w:delText>
        </w:r>
        <w:r w:rsidR="00F1636C" w:rsidRPr="00151A77" w:rsidDel="0010528F">
          <w:rPr>
            <w:rFonts w:ascii="Times New Roman" w:hAnsi="Times New Roman" w:cs="Times New Roman"/>
            <w:sz w:val="18"/>
            <w:szCs w:val="18"/>
            <w:rPrChange w:id="832" w:author="Jiahao XU" w:date="2021-12-15T18:37:00Z">
              <w:rPr>
                <w:rFonts w:ascii="Times New Roman" w:hAnsi="Times New Roman" w:cs="Times New Roman"/>
                <w:sz w:val="14"/>
                <w:szCs w:val="14"/>
              </w:rPr>
            </w:rPrChange>
          </w:rPr>
          <w:delText>.</w:delText>
        </w:r>
        <w:r w:rsidRPr="00151A77" w:rsidDel="0010528F">
          <w:rPr>
            <w:rFonts w:ascii="Times New Roman" w:hAnsi="Times New Roman" w:cs="Times New Roman"/>
            <w:sz w:val="18"/>
            <w:szCs w:val="18"/>
            <w:rPrChange w:id="833" w:author="Jiahao XU" w:date="2021-12-15T18:37:00Z">
              <w:rPr>
                <w:rFonts w:ascii="Times New Roman" w:hAnsi="Times New Roman" w:cs="Times New Roman"/>
                <w:sz w:val="14"/>
                <w:szCs w:val="14"/>
              </w:rPr>
            </w:rPrChange>
          </w:rPr>
          <w:delText xml:space="preserve"> The result of the North/East </w:delText>
        </w:r>
        <w:r w:rsidR="00BD46F1" w:rsidRPr="00151A77" w:rsidDel="0010528F">
          <w:rPr>
            <w:rFonts w:ascii="Times New Roman" w:hAnsi="Times New Roman" w:cs="Times New Roman"/>
            <w:sz w:val="18"/>
            <w:szCs w:val="18"/>
            <w:rPrChange w:id="834" w:author="Jiahao XU" w:date="2021-12-15T18:37:00Z">
              <w:rPr>
                <w:rFonts w:ascii="Times New Roman" w:hAnsi="Times New Roman" w:cs="Times New Roman"/>
                <w:sz w:val="14"/>
                <w:szCs w:val="14"/>
              </w:rPr>
            </w:rPrChange>
          </w:rPr>
          <w:delText>States (</w:delText>
        </w:r>
        <w:r w:rsidR="008E323E" w:rsidRPr="00151A77" w:rsidDel="0010528F">
          <w:rPr>
            <w:rFonts w:ascii="Times New Roman" w:hAnsi="Times New Roman" w:cs="Times New Roman"/>
            <w:sz w:val="18"/>
            <w:szCs w:val="18"/>
            <w:rPrChange w:id="835" w:author="Jiahao XU" w:date="2021-12-15T18:37:00Z">
              <w:rPr>
                <w:rFonts w:ascii="Times New Roman" w:hAnsi="Times New Roman" w:cs="Times New Roman"/>
                <w:sz w:val="14"/>
                <w:szCs w:val="14"/>
              </w:rPr>
            </w:rPrChange>
          </w:rPr>
          <w:delText>Case</w:delText>
        </w:r>
        <w:r w:rsidR="00140926" w:rsidRPr="00151A77" w:rsidDel="0010528F">
          <w:rPr>
            <w:rFonts w:ascii="Times New Roman" w:hAnsi="Times New Roman" w:cs="Times New Roman"/>
            <w:sz w:val="18"/>
            <w:szCs w:val="18"/>
            <w:rPrChange w:id="836" w:author="Jiahao XU" w:date="2021-12-15T18:37:00Z">
              <w:rPr>
                <w:rFonts w:ascii="Times New Roman" w:hAnsi="Times New Roman" w:cs="Times New Roman"/>
                <w:sz w:val="14"/>
                <w:szCs w:val="14"/>
              </w:rPr>
            </w:rPrChange>
          </w:rPr>
          <w:delText xml:space="preserve"> 2</w:delText>
        </w:r>
        <w:r w:rsidR="008E323E" w:rsidRPr="00151A77" w:rsidDel="0010528F">
          <w:rPr>
            <w:rFonts w:ascii="Times New Roman" w:hAnsi="Times New Roman" w:cs="Times New Roman"/>
            <w:sz w:val="18"/>
            <w:szCs w:val="18"/>
            <w:rPrChange w:id="837" w:author="Jiahao XU" w:date="2021-12-15T18:37:00Z">
              <w:rPr>
                <w:rFonts w:ascii="Times New Roman" w:hAnsi="Times New Roman" w:cs="Times New Roman"/>
                <w:sz w:val="14"/>
                <w:szCs w:val="14"/>
              </w:rPr>
            </w:rPrChange>
          </w:rPr>
          <w:delText xml:space="preserve"> with Noise and No Bias)</w:delText>
        </w:r>
      </w:del>
    </w:p>
    <w:bookmarkEnd w:id="828"/>
    <w:p w14:paraId="2D683B50" w14:textId="5E96CD45" w:rsidR="00140926" w:rsidRPr="00151A77" w:rsidDel="0010528F" w:rsidRDefault="00140926">
      <w:pPr>
        <w:rPr>
          <w:del w:id="838" w:author="Jiahao XU" w:date="2021-12-03T22:28:00Z"/>
          <w:rFonts w:ascii="Times New Roman" w:hAnsi="Times New Roman" w:cs="Times New Roman"/>
          <w:sz w:val="18"/>
          <w:szCs w:val="18"/>
          <w:rPrChange w:id="839" w:author="Jiahao XU" w:date="2021-12-15T18:37:00Z">
            <w:rPr>
              <w:del w:id="840" w:author="Jiahao XU" w:date="2021-12-03T22:28:00Z"/>
            </w:rPr>
          </w:rPrChange>
        </w:rPr>
      </w:pPr>
      <w:del w:id="841" w:author="Jiahao XU" w:date="2021-12-03T22:28:00Z">
        <w:r w:rsidRPr="00151A77" w:rsidDel="0010528F">
          <w:rPr>
            <w:rFonts w:ascii="Times New Roman" w:hAnsi="Times New Roman" w:cs="Times New Roman"/>
            <w:sz w:val="18"/>
            <w:szCs w:val="18"/>
            <w:rPrChange w:id="842" w:author="Jiahao XU" w:date="2021-12-15T18:37:00Z">
              <w:rPr>
                <w:noProof/>
              </w:rPr>
            </w:rPrChange>
          </w:rPr>
          <w:drawing>
            <wp:inline distT="0" distB="0" distL="0" distR="0" wp14:anchorId="02D1F365" wp14:editId="1B54DA7F">
              <wp:extent cx="5274310" cy="2886710"/>
              <wp:effectExtent l="0" t="0" r="2540" b="8890"/>
              <wp:docPr id="13" name="图片 13"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表, 散点图&#10;&#10;描述已自动生成"/>
                      <pic:cNvPicPr/>
                    </pic:nvPicPr>
                    <pic:blipFill>
                      <a:blip r:embed="rId24"/>
                      <a:stretch>
                        <a:fillRect/>
                      </a:stretch>
                    </pic:blipFill>
                    <pic:spPr>
                      <a:xfrm>
                        <a:off x="0" y="0"/>
                        <a:ext cx="5274310" cy="2886710"/>
                      </a:xfrm>
                      <a:prstGeom prst="rect">
                        <a:avLst/>
                      </a:prstGeom>
                    </pic:spPr>
                  </pic:pic>
                </a:graphicData>
              </a:graphic>
            </wp:inline>
          </w:drawing>
        </w:r>
      </w:del>
    </w:p>
    <w:p w14:paraId="6F13771E" w14:textId="0382AEFD" w:rsidR="00140926" w:rsidRPr="00151A77" w:rsidDel="0010528F" w:rsidRDefault="00140926">
      <w:pPr>
        <w:rPr>
          <w:del w:id="843" w:author="Jiahao XU" w:date="2021-12-03T22:28:00Z"/>
          <w:rFonts w:ascii="Times New Roman" w:hAnsi="Times New Roman" w:cs="Times New Roman"/>
          <w:sz w:val="18"/>
          <w:szCs w:val="18"/>
          <w:rPrChange w:id="844" w:author="Jiahao XU" w:date="2021-12-15T18:37:00Z">
            <w:rPr>
              <w:del w:id="845" w:author="Jiahao XU" w:date="2021-12-03T22:28:00Z"/>
              <w:rFonts w:ascii="Times New Roman" w:hAnsi="Times New Roman" w:cs="Times New Roman"/>
              <w:sz w:val="14"/>
              <w:szCs w:val="14"/>
            </w:rPr>
          </w:rPrChange>
        </w:rPr>
        <w:pPrChange w:id="846" w:author="Jiahao XU" w:date="2021-12-14T14:57:00Z">
          <w:pPr>
            <w:jc w:val="center"/>
          </w:pPr>
        </w:pPrChange>
      </w:pPr>
      <w:del w:id="847" w:author="Jiahao XU" w:date="2021-12-03T22:28:00Z">
        <w:r w:rsidRPr="00151A77" w:rsidDel="0010528F">
          <w:rPr>
            <w:rFonts w:ascii="Times New Roman" w:hAnsi="Times New Roman" w:cs="Times New Roman"/>
            <w:sz w:val="18"/>
            <w:szCs w:val="18"/>
            <w:rPrChange w:id="848" w:author="Jiahao XU" w:date="2021-12-15T18:37:00Z">
              <w:rPr>
                <w:rFonts w:ascii="Times New Roman" w:hAnsi="Times New Roman" w:cs="Times New Roman"/>
                <w:sz w:val="14"/>
                <w:szCs w:val="14"/>
              </w:rPr>
            </w:rPrChange>
          </w:rPr>
          <w:delText xml:space="preserve">Figure </w:delText>
        </w:r>
        <w:r w:rsidR="00BD46F1" w:rsidRPr="00151A77" w:rsidDel="0010528F">
          <w:rPr>
            <w:rFonts w:ascii="Times New Roman" w:hAnsi="Times New Roman" w:cs="Times New Roman"/>
            <w:sz w:val="18"/>
            <w:szCs w:val="18"/>
            <w:rPrChange w:id="849" w:author="Jiahao XU" w:date="2021-12-15T18:37:00Z">
              <w:rPr>
                <w:rFonts w:ascii="Times New Roman" w:hAnsi="Times New Roman" w:cs="Times New Roman"/>
                <w:sz w:val="14"/>
                <w:szCs w:val="14"/>
              </w:rPr>
            </w:rPrChange>
          </w:rPr>
          <w:delText>4</w:delText>
        </w:r>
        <w:r w:rsidR="00F1636C" w:rsidRPr="00151A77" w:rsidDel="0010528F">
          <w:rPr>
            <w:rFonts w:ascii="Times New Roman" w:hAnsi="Times New Roman" w:cs="Times New Roman"/>
            <w:sz w:val="18"/>
            <w:szCs w:val="18"/>
            <w:rPrChange w:id="850" w:author="Jiahao XU" w:date="2021-12-15T18:37:00Z">
              <w:rPr>
                <w:rFonts w:ascii="Times New Roman" w:hAnsi="Times New Roman" w:cs="Times New Roman"/>
                <w:sz w:val="14"/>
                <w:szCs w:val="14"/>
              </w:rPr>
            </w:rPrChange>
          </w:rPr>
          <w:delText xml:space="preserve">. </w:delText>
        </w:r>
        <w:r w:rsidRPr="00151A77" w:rsidDel="0010528F">
          <w:rPr>
            <w:rFonts w:ascii="Times New Roman" w:hAnsi="Times New Roman" w:cs="Times New Roman"/>
            <w:sz w:val="18"/>
            <w:szCs w:val="18"/>
            <w:rPrChange w:id="851" w:author="Jiahao XU" w:date="2021-12-15T18:37:00Z">
              <w:rPr>
                <w:rFonts w:ascii="Times New Roman" w:hAnsi="Times New Roman" w:cs="Times New Roman"/>
                <w:sz w:val="14"/>
                <w:szCs w:val="14"/>
              </w:rPr>
            </w:rPrChange>
          </w:rPr>
          <w:delText xml:space="preserve">The result of the Velocity/Heading </w:delText>
        </w:r>
        <w:r w:rsidR="00BD46F1" w:rsidRPr="00151A77" w:rsidDel="0010528F">
          <w:rPr>
            <w:rFonts w:ascii="Times New Roman" w:hAnsi="Times New Roman" w:cs="Times New Roman"/>
            <w:sz w:val="18"/>
            <w:szCs w:val="18"/>
            <w:rPrChange w:id="852" w:author="Jiahao XU" w:date="2021-12-15T18:37:00Z">
              <w:rPr>
                <w:rFonts w:ascii="Times New Roman" w:hAnsi="Times New Roman" w:cs="Times New Roman"/>
                <w:sz w:val="14"/>
                <w:szCs w:val="14"/>
              </w:rPr>
            </w:rPrChange>
          </w:rPr>
          <w:delText>States (</w:delText>
        </w:r>
        <w:r w:rsidRPr="00151A77" w:rsidDel="0010528F">
          <w:rPr>
            <w:rFonts w:ascii="Times New Roman" w:hAnsi="Times New Roman" w:cs="Times New Roman"/>
            <w:sz w:val="18"/>
            <w:szCs w:val="18"/>
            <w:rPrChange w:id="853" w:author="Jiahao XU" w:date="2021-12-15T18:37:00Z">
              <w:rPr>
                <w:rFonts w:ascii="Times New Roman" w:hAnsi="Times New Roman" w:cs="Times New Roman"/>
                <w:sz w:val="14"/>
                <w:szCs w:val="14"/>
              </w:rPr>
            </w:rPrChange>
          </w:rPr>
          <w:delText>Case 2 with Noise and No Bias)</w:delText>
        </w:r>
      </w:del>
    </w:p>
    <w:p w14:paraId="0E81307D" w14:textId="6771F74C" w:rsidR="0010528F" w:rsidRPr="00151A77" w:rsidDel="0034346E" w:rsidRDefault="00515625">
      <w:pPr>
        <w:rPr>
          <w:del w:id="854" w:author="Jiahao XU" w:date="2021-12-14T12:23:00Z"/>
          <w:rFonts w:ascii="Times New Roman" w:hAnsi="Times New Roman" w:cs="Times New Roman"/>
          <w:sz w:val="18"/>
          <w:szCs w:val="18"/>
          <w:rPrChange w:id="855" w:author="Jiahao XU" w:date="2021-12-15T18:37:00Z">
            <w:rPr>
              <w:del w:id="856" w:author="Jiahao XU" w:date="2021-12-14T12:23:00Z"/>
            </w:rPr>
          </w:rPrChange>
        </w:rPr>
      </w:pPr>
      <w:del w:id="857" w:author="Jiahao XU" w:date="2021-12-03T22:29:00Z">
        <w:r w:rsidRPr="00151A77" w:rsidDel="0010528F">
          <w:rPr>
            <w:rFonts w:ascii="Times New Roman" w:hAnsi="Times New Roman" w:cs="Times New Roman"/>
            <w:sz w:val="18"/>
            <w:szCs w:val="18"/>
            <w:rPrChange w:id="858" w:author="Jiahao XU" w:date="2021-12-15T18:37:00Z">
              <w:rPr>
                <w:noProof/>
              </w:rPr>
            </w:rPrChange>
          </w:rPr>
          <w:drawing>
            <wp:inline distT="0" distB="0" distL="0" distR="0" wp14:anchorId="0FFC1F78" wp14:editId="2741B4DE">
              <wp:extent cx="5274310" cy="2915920"/>
              <wp:effectExtent l="0" t="0" r="2540" b="0"/>
              <wp:docPr id="5" name="图片 5"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包含 图形用户界面&#10;&#10;描述已自动生成"/>
                      <pic:cNvPicPr/>
                    </pic:nvPicPr>
                    <pic:blipFill>
                      <a:blip r:embed="rId25"/>
                      <a:stretch>
                        <a:fillRect/>
                      </a:stretch>
                    </pic:blipFill>
                    <pic:spPr>
                      <a:xfrm>
                        <a:off x="0" y="0"/>
                        <a:ext cx="5274310" cy="2915920"/>
                      </a:xfrm>
                      <a:prstGeom prst="rect">
                        <a:avLst/>
                      </a:prstGeom>
                    </pic:spPr>
                  </pic:pic>
                </a:graphicData>
              </a:graphic>
            </wp:inline>
          </w:drawing>
        </w:r>
      </w:del>
    </w:p>
    <w:p w14:paraId="046763FF" w14:textId="55F914D3" w:rsidR="00515625" w:rsidRPr="00151A77" w:rsidDel="0010528F" w:rsidRDefault="00515625">
      <w:pPr>
        <w:rPr>
          <w:del w:id="859" w:author="Jiahao XU" w:date="2021-12-03T22:28:00Z"/>
          <w:rFonts w:ascii="Times New Roman" w:hAnsi="Times New Roman" w:cs="Times New Roman"/>
          <w:sz w:val="18"/>
          <w:szCs w:val="18"/>
          <w:rPrChange w:id="860" w:author="Jiahao XU" w:date="2021-12-15T18:37:00Z">
            <w:rPr>
              <w:del w:id="861" w:author="Jiahao XU" w:date="2021-12-03T22:28:00Z"/>
              <w:rFonts w:ascii="Times New Roman" w:hAnsi="Times New Roman" w:cs="Times New Roman"/>
              <w:sz w:val="14"/>
              <w:szCs w:val="14"/>
            </w:rPr>
          </w:rPrChange>
        </w:rPr>
        <w:pPrChange w:id="862" w:author="Jiahao XU" w:date="2021-12-14T14:57:00Z">
          <w:pPr>
            <w:jc w:val="center"/>
          </w:pPr>
        </w:pPrChange>
      </w:pPr>
      <w:del w:id="863" w:author="Jiahao XU" w:date="2021-12-14T12:23:00Z">
        <w:r w:rsidRPr="00151A77" w:rsidDel="0034346E">
          <w:rPr>
            <w:rFonts w:ascii="Times New Roman" w:hAnsi="Times New Roman" w:cs="Times New Roman"/>
            <w:sz w:val="18"/>
            <w:szCs w:val="18"/>
            <w:rPrChange w:id="864" w:author="Jiahao XU" w:date="2021-12-15T18:37:00Z">
              <w:rPr>
                <w:rFonts w:ascii="Times New Roman" w:hAnsi="Times New Roman" w:cs="Times New Roman"/>
                <w:sz w:val="14"/>
                <w:szCs w:val="14"/>
              </w:rPr>
            </w:rPrChange>
          </w:rPr>
          <w:delText xml:space="preserve">Figure </w:delText>
        </w:r>
      </w:del>
      <w:del w:id="865" w:author="Jiahao XU" w:date="2021-12-03T22:29:00Z">
        <w:r w:rsidR="00BD46F1" w:rsidRPr="00151A77" w:rsidDel="0010528F">
          <w:rPr>
            <w:rFonts w:ascii="Times New Roman" w:hAnsi="Times New Roman" w:cs="Times New Roman"/>
            <w:sz w:val="18"/>
            <w:szCs w:val="18"/>
            <w:rPrChange w:id="866" w:author="Jiahao XU" w:date="2021-12-15T18:37:00Z">
              <w:rPr>
                <w:rFonts w:ascii="Times New Roman" w:hAnsi="Times New Roman" w:cs="Times New Roman"/>
                <w:sz w:val="14"/>
                <w:szCs w:val="14"/>
              </w:rPr>
            </w:rPrChange>
          </w:rPr>
          <w:delText>5</w:delText>
        </w:r>
      </w:del>
      <w:del w:id="867" w:author="Jiahao XU" w:date="2021-12-14T12:23:00Z">
        <w:r w:rsidR="00F1636C" w:rsidRPr="00151A77" w:rsidDel="0034346E">
          <w:rPr>
            <w:rFonts w:ascii="Times New Roman" w:hAnsi="Times New Roman" w:cs="Times New Roman"/>
            <w:sz w:val="18"/>
            <w:szCs w:val="18"/>
            <w:rPrChange w:id="868" w:author="Jiahao XU" w:date="2021-12-15T18:37:00Z">
              <w:rPr>
                <w:rFonts w:ascii="Times New Roman" w:hAnsi="Times New Roman" w:cs="Times New Roman"/>
                <w:sz w:val="14"/>
                <w:szCs w:val="14"/>
              </w:rPr>
            </w:rPrChange>
          </w:rPr>
          <w:delText>.</w:delText>
        </w:r>
        <w:r w:rsidRPr="00151A77" w:rsidDel="0034346E">
          <w:rPr>
            <w:rFonts w:ascii="Times New Roman" w:hAnsi="Times New Roman" w:cs="Times New Roman"/>
            <w:sz w:val="18"/>
            <w:szCs w:val="18"/>
            <w:rPrChange w:id="869" w:author="Jiahao XU" w:date="2021-12-15T18:37:00Z">
              <w:rPr>
                <w:rFonts w:ascii="Times New Roman" w:hAnsi="Times New Roman" w:cs="Times New Roman"/>
                <w:sz w:val="14"/>
                <w:szCs w:val="14"/>
              </w:rPr>
            </w:rPrChange>
          </w:rPr>
          <w:delText xml:space="preserve"> The true trajectory and the estimated </w:delText>
        </w:r>
        <w:r w:rsidR="00BD46F1" w:rsidRPr="00151A77" w:rsidDel="0034346E">
          <w:rPr>
            <w:rFonts w:ascii="Times New Roman" w:hAnsi="Times New Roman" w:cs="Times New Roman"/>
            <w:sz w:val="18"/>
            <w:szCs w:val="18"/>
            <w:rPrChange w:id="870" w:author="Jiahao XU" w:date="2021-12-15T18:37:00Z">
              <w:rPr>
                <w:rFonts w:ascii="Times New Roman" w:hAnsi="Times New Roman" w:cs="Times New Roman"/>
                <w:sz w:val="14"/>
                <w:szCs w:val="14"/>
              </w:rPr>
            </w:rPrChange>
          </w:rPr>
          <w:delText>trajectory</w:delText>
        </w:r>
      </w:del>
      <w:del w:id="871" w:author="Jiahao XU" w:date="2021-12-03T22:29:00Z">
        <w:r w:rsidR="00BD46F1" w:rsidRPr="00151A77" w:rsidDel="0010528F">
          <w:rPr>
            <w:rFonts w:ascii="Times New Roman" w:hAnsi="Times New Roman" w:cs="Times New Roman"/>
            <w:sz w:val="18"/>
            <w:szCs w:val="18"/>
            <w:rPrChange w:id="872" w:author="Jiahao XU" w:date="2021-12-15T18:37:00Z">
              <w:rPr>
                <w:rFonts w:ascii="Times New Roman" w:hAnsi="Times New Roman" w:cs="Times New Roman"/>
                <w:sz w:val="14"/>
                <w:szCs w:val="14"/>
              </w:rPr>
            </w:rPrChange>
          </w:rPr>
          <w:delText xml:space="preserve"> (</w:delText>
        </w:r>
        <w:r w:rsidR="00140926" w:rsidRPr="00151A77" w:rsidDel="0010528F">
          <w:rPr>
            <w:rFonts w:ascii="Times New Roman" w:hAnsi="Times New Roman" w:cs="Times New Roman"/>
            <w:sz w:val="18"/>
            <w:szCs w:val="18"/>
            <w:rPrChange w:id="873" w:author="Jiahao XU" w:date="2021-12-15T18:37:00Z">
              <w:rPr>
                <w:rFonts w:ascii="Times New Roman" w:hAnsi="Times New Roman" w:cs="Times New Roman"/>
                <w:sz w:val="14"/>
                <w:szCs w:val="14"/>
              </w:rPr>
            </w:rPrChange>
          </w:rPr>
          <w:delText>C</w:delText>
        </w:r>
        <w:r w:rsidR="008E323E" w:rsidRPr="00151A77" w:rsidDel="0010528F">
          <w:rPr>
            <w:rFonts w:ascii="Times New Roman" w:hAnsi="Times New Roman" w:cs="Times New Roman"/>
            <w:sz w:val="18"/>
            <w:szCs w:val="18"/>
            <w:rPrChange w:id="874" w:author="Jiahao XU" w:date="2021-12-15T18:37:00Z">
              <w:rPr>
                <w:rFonts w:ascii="Times New Roman" w:hAnsi="Times New Roman" w:cs="Times New Roman"/>
                <w:sz w:val="14"/>
                <w:szCs w:val="14"/>
              </w:rPr>
            </w:rPrChange>
          </w:rPr>
          <w:delText xml:space="preserve">ase </w:delText>
        </w:r>
        <w:r w:rsidR="00140926" w:rsidRPr="00151A77" w:rsidDel="0010528F">
          <w:rPr>
            <w:rFonts w:ascii="Times New Roman" w:hAnsi="Times New Roman" w:cs="Times New Roman"/>
            <w:sz w:val="18"/>
            <w:szCs w:val="18"/>
            <w:rPrChange w:id="875" w:author="Jiahao XU" w:date="2021-12-15T18:37:00Z">
              <w:rPr>
                <w:rFonts w:ascii="Times New Roman" w:hAnsi="Times New Roman" w:cs="Times New Roman"/>
                <w:sz w:val="14"/>
                <w:szCs w:val="14"/>
              </w:rPr>
            </w:rPrChange>
          </w:rPr>
          <w:delText xml:space="preserve">2 </w:delText>
        </w:r>
        <w:r w:rsidR="008E323E" w:rsidRPr="00151A77" w:rsidDel="0010528F">
          <w:rPr>
            <w:rFonts w:ascii="Times New Roman" w:hAnsi="Times New Roman" w:cs="Times New Roman"/>
            <w:sz w:val="18"/>
            <w:szCs w:val="18"/>
            <w:rPrChange w:id="876" w:author="Jiahao XU" w:date="2021-12-15T18:37:00Z">
              <w:rPr>
                <w:rFonts w:ascii="Times New Roman" w:hAnsi="Times New Roman" w:cs="Times New Roman"/>
                <w:sz w:val="14"/>
                <w:szCs w:val="14"/>
              </w:rPr>
            </w:rPrChange>
          </w:rPr>
          <w:delText xml:space="preserve">with noise and no </w:delText>
        </w:r>
        <w:r w:rsidR="00140926" w:rsidRPr="00151A77" w:rsidDel="0010528F">
          <w:rPr>
            <w:rFonts w:ascii="Times New Roman" w:hAnsi="Times New Roman" w:cs="Times New Roman"/>
            <w:sz w:val="18"/>
            <w:szCs w:val="18"/>
            <w:rPrChange w:id="877" w:author="Jiahao XU" w:date="2021-12-15T18:37:00Z">
              <w:rPr>
                <w:rFonts w:ascii="Times New Roman" w:hAnsi="Times New Roman" w:cs="Times New Roman"/>
                <w:sz w:val="14"/>
                <w:szCs w:val="14"/>
              </w:rPr>
            </w:rPrChange>
          </w:rPr>
          <w:delText>B</w:delText>
        </w:r>
        <w:r w:rsidR="008E323E" w:rsidRPr="00151A77" w:rsidDel="0010528F">
          <w:rPr>
            <w:rFonts w:ascii="Times New Roman" w:hAnsi="Times New Roman" w:cs="Times New Roman"/>
            <w:sz w:val="18"/>
            <w:szCs w:val="18"/>
            <w:rPrChange w:id="878" w:author="Jiahao XU" w:date="2021-12-15T18:37:00Z">
              <w:rPr>
                <w:rFonts w:ascii="Times New Roman" w:hAnsi="Times New Roman" w:cs="Times New Roman"/>
                <w:sz w:val="14"/>
                <w:szCs w:val="14"/>
              </w:rPr>
            </w:rPrChange>
          </w:rPr>
          <w:delText>ias)</w:delText>
        </w:r>
        <w:r w:rsidRPr="00151A77" w:rsidDel="0010528F">
          <w:rPr>
            <w:rFonts w:ascii="Times New Roman" w:hAnsi="Times New Roman" w:cs="Times New Roman"/>
            <w:sz w:val="18"/>
            <w:szCs w:val="18"/>
            <w:rPrChange w:id="879" w:author="Jiahao XU" w:date="2021-12-15T18:37:00Z">
              <w:rPr>
                <w:rFonts w:ascii="Times New Roman" w:hAnsi="Times New Roman" w:cs="Times New Roman"/>
                <w:sz w:val="14"/>
                <w:szCs w:val="14"/>
              </w:rPr>
            </w:rPrChange>
          </w:rPr>
          <w:delText>.</w:delText>
        </w:r>
      </w:del>
    </w:p>
    <w:p w14:paraId="6007D38F" w14:textId="0B8F4552" w:rsidR="008E323E" w:rsidRPr="00151A77" w:rsidDel="0010528F" w:rsidRDefault="008E323E">
      <w:pPr>
        <w:rPr>
          <w:del w:id="880" w:author="Jiahao XU" w:date="2021-12-03T22:28:00Z"/>
          <w:rFonts w:ascii="Times New Roman" w:hAnsi="Times New Roman" w:cs="Times New Roman"/>
          <w:sz w:val="18"/>
          <w:szCs w:val="18"/>
          <w:rPrChange w:id="881" w:author="Jiahao XU" w:date="2021-12-15T18:37:00Z">
            <w:rPr>
              <w:del w:id="882" w:author="Jiahao XU" w:date="2021-12-03T22:28:00Z"/>
            </w:rPr>
          </w:rPrChange>
        </w:rPr>
      </w:pPr>
      <w:del w:id="883" w:author="Jiahao XU" w:date="2021-12-03T22:28:00Z">
        <w:r w:rsidRPr="00151A77" w:rsidDel="0010528F">
          <w:rPr>
            <w:rFonts w:ascii="Times New Roman" w:hAnsi="Times New Roman" w:cs="Times New Roman"/>
            <w:sz w:val="18"/>
            <w:szCs w:val="18"/>
            <w:rPrChange w:id="884" w:author="Jiahao XU" w:date="2021-12-15T18:37:00Z">
              <w:rPr>
                <w:noProof/>
              </w:rPr>
            </w:rPrChange>
          </w:rPr>
          <w:drawing>
            <wp:inline distT="0" distB="0" distL="0" distR="0" wp14:anchorId="6706411C" wp14:editId="409DA3CB">
              <wp:extent cx="5274310" cy="2971165"/>
              <wp:effectExtent l="0" t="0" r="2540" b="635"/>
              <wp:docPr id="11" name="图片 1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10;&#10;描述已自动生成"/>
                      <pic:cNvPicPr/>
                    </pic:nvPicPr>
                    <pic:blipFill>
                      <a:blip r:embed="rId26"/>
                      <a:stretch>
                        <a:fillRect/>
                      </a:stretch>
                    </pic:blipFill>
                    <pic:spPr>
                      <a:xfrm>
                        <a:off x="0" y="0"/>
                        <a:ext cx="5274310" cy="2971165"/>
                      </a:xfrm>
                      <a:prstGeom prst="rect">
                        <a:avLst/>
                      </a:prstGeom>
                    </pic:spPr>
                  </pic:pic>
                </a:graphicData>
              </a:graphic>
            </wp:inline>
          </w:drawing>
        </w:r>
      </w:del>
    </w:p>
    <w:p w14:paraId="0C6AAF55" w14:textId="2B58B795" w:rsidR="00140926" w:rsidRPr="00151A77" w:rsidDel="0010528F" w:rsidRDefault="00140926">
      <w:pPr>
        <w:rPr>
          <w:del w:id="885" w:author="Jiahao XU" w:date="2021-12-03T22:28:00Z"/>
          <w:rFonts w:ascii="Times New Roman" w:hAnsi="Times New Roman" w:cs="Times New Roman"/>
          <w:sz w:val="18"/>
          <w:szCs w:val="18"/>
          <w:rPrChange w:id="886" w:author="Jiahao XU" w:date="2021-12-15T18:37:00Z">
            <w:rPr>
              <w:del w:id="887" w:author="Jiahao XU" w:date="2021-12-03T22:28:00Z"/>
              <w:rFonts w:ascii="Times New Roman" w:hAnsi="Times New Roman" w:cs="Times New Roman"/>
              <w:sz w:val="14"/>
              <w:szCs w:val="14"/>
            </w:rPr>
          </w:rPrChange>
        </w:rPr>
        <w:pPrChange w:id="888" w:author="Jiahao XU" w:date="2021-12-14T14:57:00Z">
          <w:pPr>
            <w:jc w:val="center"/>
          </w:pPr>
        </w:pPrChange>
      </w:pPr>
      <w:del w:id="889" w:author="Jiahao XU" w:date="2021-12-03T22:28:00Z">
        <w:r w:rsidRPr="00151A77" w:rsidDel="0010528F">
          <w:rPr>
            <w:rFonts w:ascii="Times New Roman" w:hAnsi="Times New Roman" w:cs="Times New Roman"/>
            <w:sz w:val="18"/>
            <w:szCs w:val="18"/>
            <w:rPrChange w:id="890" w:author="Jiahao XU" w:date="2021-12-15T18:37:00Z">
              <w:rPr>
                <w:rFonts w:ascii="Times New Roman" w:hAnsi="Times New Roman" w:cs="Times New Roman"/>
                <w:sz w:val="14"/>
                <w:szCs w:val="14"/>
              </w:rPr>
            </w:rPrChange>
          </w:rPr>
          <w:delText xml:space="preserve">Figure </w:delText>
        </w:r>
        <w:r w:rsidR="00BD46F1" w:rsidRPr="00151A77" w:rsidDel="0010528F">
          <w:rPr>
            <w:rFonts w:ascii="Times New Roman" w:hAnsi="Times New Roman" w:cs="Times New Roman"/>
            <w:sz w:val="18"/>
            <w:szCs w:val="18"/>
            <w:rPrChange w:id="891" w:author="Jiahao XU" w:date="2021-12-15T18:37:00Z">
              <w:rPr>
                <w:rFonts w:ascii="Times New Roman" w:hAnsi="Times New Roman" w:cs="Times New Roman"/>
                <w:sz w:val="14"/>
                <w:szCs w:val="14"/>
              </w:rPr>
            </w:rPrChange>
          </w:rPr>
          <w:delText>6</w:delText>
        </w:r>
        <w:r w:rsidR="00F1636C" w:rsidRPr="00151A77" w:rsidDel="0010528F">
          <w:rPr>
            <w:rFonts w:ascii="Times New Roman" w:hAnsi="Times New Roman" w:cs="Times New Roman"/>
            <w:sz w:val="18"/>
            <w:szCs w:val="18"/>
            <w:rPrChange w:id="892" w:author="Jiahao XU" w:date="2021-12-15T18:37:00Z">
              <w:rPr>
                <w:rFonts w:ascii="Times New Roman" w:hAnsi="Times New Roman" w:cs="Times New Roman"/>
                <w:sz w:val="14"/>
                <w:szCs w:val="14"/>
              </w:rPr>
            </w:rPrChange>
          </w:rPr>
          <w:delText>.</w:delText>
        </w:r>
        <w:r w:rsidRPr="00151A77" w:rsidDel="0010528F">
          <w:rPr>
            <w:rFonts w:ascii="Times New Roman" w:hAnsi="Times New Roman" w:cs="Times New Roman"/>
            <w:sz w:val="18"/>
            <w:szCs w:val="18"/>
            <w:rPrChange w:id="893" w:author="Jiahao XU" w:date="2021-12-15T18:37:00Z">
              <w:rPr>
                <w:rFonts w:ascii="Times New Roman" w:hAnsi="Times New Roman" w:cs="Times New Roman"/>
                <w:sz w:val="14"/>
                <w:szCs w:val="14"/>
              </w:rPr>
            </w:rPrChange>
          </w:rPr>
          <w:delText xml:space="preserve"> The result of the North/East </w:delText>
        </w:r>
        <w:r w:rsidR="00BD46F1" w:rsidRPr="00151A77" w:rsidDel="0010528F">
          <w:rPr>
            <w:rFonts w:ascii="Times New Roman" w:hAnsi="Times New Roman" w:cs="Times New Roman"/>
            <w:sz w:val="18"/>
            <w:szCs w:val="18"/>
            <w:rPrChange w:id="894" w:author="Jiahao XU" w:date="2021-12-15T18:37:00Z">
              <w:rPr>
                <w:rFonts w:ascii="Times New Roman" w:hAnsi="Times New Roman" w:cs="Times New Roman"/>
                <w:sz w:val="14"/>
                <w:szCs w:val="14"/>
              </w:rPr>
            </w:rPrChange>
          </w:rPr>
          <w:delText>States (</w:delText>
        </w:r>
        <w:r w:rsidRPr="00151A77" w:rsidDel="0010528F">
          <w:rPr>
            <w:rFonts w:ascii="Times New Roman" w:hAnsi="Times New Roman" w:cs="Times New Roman"/>
            <w:sz w:val="18"/>
            <w:szCs w:val="18"/>
            <w:rPrChange w:id="895" w:author="Jiahao XU" w:date="2021-12-15T18:37:00Z">
              <w:rPr>
                <w:rFonts w:ascii="Times New Roman" w:hAnsi="Times New Roman" w:cs="Times New Roman"/>
                <w:sz w:val="14"/>
                <w:szCs w:val="14"/>
              </w:rPr>
            </w:rPrChange>
          </w:rPr>
          <w:delText xml:space="preserve">Case </w:delText>
        </w:r>
        <w:r w:rsidR="00BD46F1" w:rsidRPr="00151A77" w:rsidDel="0010528F">
          <w:rPr>
            <w:rFonts w:ascii="Times New Roman" w:hAnsi="Times New Roman" w:cs="Times New Roman"/>
            <w:sz w:val="18"/>
            <w:szCs w:val="18"/>
            <w:rPrChange w:id="896" w:author="Jiahao XU" w:date="2021-12-15T18:37:00Z">
              <w:rPr>
                <w:rFonts w:ascii="Times New Roman" w:hAnsi="Times New Roman" w:cs="Times New Roman"/>
                <w:sz w:val="14"/>
                <w:szCs w:val="14"/>
              </w:rPr>
            </w:rPrChange>
          </w:rPr>
          <w:delText>with Both</w:delText>
        </w:r>
        <w:r w:rsidRPr="00151A77" w:rsidDel="0010528F">
          <w:rPr>
            <w:rFonts w:ascii="Times New Roman" w:hAnsi="Times New Roman" w:cs="Times New Roman"/>
            <w:sz w:val="18"/>
            <w:szCs w:val="18"/>
            <w:rPrChange w:id="897" w:author="Jiahao XU" w:date="2021-12-15T18:37:00Z">
              <w:rPr>
                <w:rFonts w:ascii="Times New Roman" w:hAnsi="Times New Roman" w:cs="Times New Roman"/>
                <w:sz w:val="14"/>
                <w:szCs w:val="14"/>
              </w:rPr>
            </w:rPrChange>
          </w:rPr>
          <w:delText xml:space="preserve"> Noise and Bias)</w:delText>
        </w:r>
      </w:del>
    </w:p>
    <w:p w14:paraId="20EA7005" w14:textId="0C7306BC" w:rsidR="008E323E" w:rsidRPr="00151A77" w:rsidDel="0010528F" w:rsidRDefault="008E323E">
      <w:pPr>
        <w:rPr>
          <w:del w:id="898" w:author="Jiahao XU" w:date="2021-12-03T22:28:00Z"/>
          <w:rFonts w:ascii="Times New Roman" w:hAnsi="Times New Roman" w:cs="Times New Roman"/>
          <w:sz w:val="18"/>
          <w:szCs w:val="18"/>
          <w:rPrChange w:id="899" w:author="Jiahao XU" w:date="2021-12-15T18:37:00Z">
            <w:rPr>
              <w:del w:id="900" w:author="Jiahao XU" w:date="2021-12-03T22:28:00Z"/>
            </w:rPr>
          </w:rPrChange>
        </w:rPr>
      </w:pPr>
      <w:del w:id="901" w:author="Jiahao XU" w:date="2021-12-03T22:28:00Z">
        <w:r w:rsidRPr="00151A77" w:rsidDel="0010528F">
          <w:rPr>
            <w:rFonts w:ascii="Times New Roman" w:hAnsi="Times New Roman" w:cs="Times New Roman"/>
            <w:sz w:val="18"/>
            <w:szCs w:val="18"/>
            <w:rPrChange w:id="902" w:author="Jiahao XU" w:date="2021-12-15T18:37:00Z">
              <w:rPr>
                <w:noProof/>
              </w:rPr>
            </w:rPrChange>
          </w:rPr>
          <w:drawing>
            <wp:inline distT="0" distB="0" distL="0" distR="0" wp14:anchorId="46C0014A" wp14:editId="55E9511E">
              <wp:extent cx="5274310" cy="2873375"/>
              <wp:effectExtent l="0" t="0" r="2540" b="3175"/>
              <wp:docPr id="12" name="图片 12"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 散点图&#10;&#10;描述已自动生成"/>
                      <pic:cNvPicPr/>
                    </pic:nvPicPr>
                    <pic:blipFill>
                      <a:blip r:embed="rId27"/>
                      <a:stretch>
                        <a:fillRect/>
                      </a:stretch>
                    </pic:blipFill>
                    <pic:spPr>
                      <a:xfrm>
                        <a:off x="0" y="0"/>
                        <a:ext cx="5274310" cy="2873375"/>
                      </a:xfrm>
                      <a:prstGeom prst="rect">
                        <a:avLst/>
                      </a:prstGeom>
                    </pic:spPr>
                  </pic:pic>
                </a:graphicData>
              </a:graphic>
            </wp:inline>
          </w:drawing>
        </w:r>
      </w:del>
    </w:p>
    <w:p w14:paraId="3EB846DE" w14:textId="4C3FE6C9" w:rsidR="00140926" w:rsidRPr="00151A77" w:rsidDel="0010528F" w:rsidRDefault="00140926">
      <w:pPr>
        <w:rPr>
          <w:del w:id="903" w:author="Jiahao XU" w:date="2021-12-03T22:28:00Z"/>
          <w:rFonts w:ascii="Times New Roman" w:hAnsi="Times New Roman" w:cs="Times New Roman"/>
          <w:sz w:val="18"/>
          <w:szCs w:val="18"/>
          <w:rPrChange w:id="904" w:author="Jiahao XU" w:date="2021-12-15T18:37:00Z">
            <w:rPr>
              <w:del w:id="905" w:author="Jiahao XU" w:date="2021-12-03T22:28:00Z"/>
              <w:rFonts w:ascii="Times New Roman" w:hAnsi="Times New Roman" w:cs="Times New Roman"/>
              <w:sz w:val="14"/>
              <w:szCs w:val="14"/>
            </w:rPr>
          </w:rPrChange>
        </w:rPr>
        <w:pPrChange w:id="906" w:author="Jiahao XU" w:date="2021-12-14T14:57:00Z">
          <w:pPr>
            <w:jc w:val="center"/>
          </w:pPr>
        </w:pPrChange>
      </w:pPr>
      <w:del w:id="907" w:author="Jiahao XU" w:date="2021-12-03T22:28:00Z">
        <w:r w:rsidRPr="00151A77" w:rsidDel="0010528F">
          <w:rPr>
            <w:rFonts w:ascii="Times New Roman" w:hAnsi="Times New Roman" w:cs="Times New Roman"/>
            <w:sz w:val="18"/>
            <w:szCs w:val="18"/>
            <w:rPrChange w:id="908" w:author="Jiahao XU" w:date="2021-12-15T18:37:00Z">
              <w:rPr>
                <w:rFonts w:ascii="Times New Roman" w:hAnsi="Times New Roman" w:cs="Times New Roman"/>
                <w:sz w:val="14"/>
                <w:szCs w:val="14"/>
              </w:rPr>
            </w:rPrChange>
          </w:rPr>
          <w:delText xml:space="preserve">Figure </w:delText>
        </w:r>
        <w:r w:rsidR="00BD46F1" w:rsidRPr="00151A77" w:rsidDel="0010528F">
          <w:rPr>
            <w:rFonts w:ascii="Times New Roman" w:hAnsi="Times New Roman" w:cs="Times New Roman"/>
            <w:sz w:val="18"/>
            <w:szCs w:val="18"/>
            <w:rPrChange w:id="909" w:author="Jiahao XU" w:date="2021-12-15T18:37:00Z">
              <w:rPr>
                <w:rFonts w:ascii="Times New Roman" w:hAnsi="Times New Roman" w:cs="Times New Roman"/>
                <w:sz w:val="14"/>
                <w:szCs w:val="14"/>
              </w:rPr>
            </w:rPrChange>
          </w:rPr>
          <w:delText>7</w:delText>
        </w:r>
        <w:r w:rsidR="00F1636C" w:rsidRPr="00151A77" w:rsidDel="0010528F">
          <w:rPr>
            <w:rFonts w:ascii="Times New Roman" w:hAnsi="Times New Roman" w:cs="Times New Roman"/>
            <w:sz w:val="18"/>
            <w:szCs w:val="18"/>
            <w:rPrChange w:id="910" w:author="Jiahao XU" w:date="2021-12-15T18:37:00Z">
              <w:rPr>
                <w:rFonts w:ascii="Times New Roman" w:hAnsi="Times New Roman" w:cs="Times New Roman"/>
                <w:sz w:val="14"/>
                <w:szCs w:val="14"/>
              </w:rPr>
            </w:rPrChange>
          </w:rPr>
          <w:delText xml:space="preserve">. </w:delText>
        </w:r>
        <w:r w:rsidRPr="00151A77" w:rsidDel="0010528F">
          <w:rPr>
            <w:rFonts w:ascii="Times New Roman" w:hAnsi="Times New Roman" w:cs="Times New Roman"/>
            <w:sz w:val="18"/>
            <w:szCs w:val="18"/>
            <w:rPrChange w:id="911" w:author="Jiahao XU" w:date="2021-12-15T18:37:00Z">
              <w:rPr>
                <w:rFonts w:ascii="Times New Roman" w:hAnsi="Times New Roman" w:cs="Times New Roman"/>
                <w:sz w:val="14"/>
                <w:szCs w:val="14"/>
              </w:rPr>
            </w:rPrChange>
          </w:rPr>
          <w:delText xml:space="preserve">The result of the Velocity/Heading </w:delText>
        </w:r>
        <w:r w:rsidR="00BD46F1" w:rsidRPr="00151A77" w:rsidDel="0010528F">
          <w:rPr>
            <w:rFonts w:ascii="Times New Roman" w:hAnsi="Times New Roman" w:cs="Times New Roman"/>
            <w:sz w:val="18"/>
            <w:szCs w:val="18"/>
            <w:rPrChange w:id="912" w:author="Jiahao XU" w:date="2021-12-15T18:37:00Z">
              <w:rPr>
                <w:rFonts w:ascii="Times New Roman" w:hAnsi="Times New Roman" w:cs="Times New Roman"/>
                <w:sz w:val="14"/>
                <w:szCs w:val="14"/>
              </w:rPr>
            </w:rPrChange>
          </w:rPr>
          <w:delText>States (</w:delText>
        </w:r>
        <w:r w:rsidRPr="00151A77" w:rsidDel="0010528F">
          <w:rPr>
            <w:rFonts w:ascii="Times New Roman" w:hAnsi="Times New Roman" w:cs="Times New Roman"/>
            <w:sz w:val="18"/>
            <w:szCs w:val="18"/>
            <w:rPrChange w:id="913" w:author="Jiahao XU" w:date="2021-12-15T18:37:00Z">
              <w:rPr>
                <w:rFonts w:ascii="Times New Roman" w:hAnsi="Times New Roman" w:cs="Times New Roman"/>
                <w:sz w:val="14"/>
                <w:szCs w:val="14"/>
              </w:rPr>
            </w:rPrChange>
          </w:rPr>
          <w:delText>Case with Both Noise and Bias)</w:delText>
        </w:r>
      </w:del>
    </w:p>
    <w:p w14:paraId="452BDC89" w14:textId="4A859AA4" w:rsidR="00140926" w:rsidRPr="00151A77" w:rsidDel="0010528F" w:rsidRDefault="00140926">
      <w:pPr>
        <w:rPr>
          <w:del w:id="914" w:author="Jiahao XU" w:date="2021-12-03T22:28:00Z"/>
          <w:rFonts w:ascii="Times New Roman" w:hAnsi="Times New Roman" w:cs="Times New Roman"/>
          <w:sz w:val="18"/>
          <w:szCs w:val="18"/>
          <w:rPrChange w:id="915" w:author="Jiahao XU" w:date="2021-12-15T18:37:00Z">
            <w:rPr>
              <w:del w:id="916" w:author="Jiahao XU" w:date="2021-12-03T22:28:00Z"/>
            </w:rPr>
          </w:rPrChange>
        </w:rPr>
      </w:pPr>
    </w:p>
    <w:p w14:paraId="5B9C32A5" w14:textId="7C98D8C1" w:rsidR="008E323E" w:rsidRPr="00151A77" w:rsidDel="0010528F" w:rsidRDefault="008E323E">
      <w:pPr>
        <w:rPr>
          <w:del w:id="917" w:author="Jiahao XU" w:date="2021-12-03T22:28:00Z"/>
          <w:rFonts w:ascii="Times New Roman" w:hAnsi="Times New Roman" w:cs="Times New Roman"/>
          <w:sz w:val="18"/>
          <w:szCs w:val="18"/>
          <w:rPrChange w:id="918" w:author="Jiahao XU" w:date="2021-12-15T18:37:00Z">
            <w:rPr>
              <w:del w:id="919" w:author="Jiahao XU" w:date="2021-12-03T22:28:00Z"/>
            </w:rPr>
          </w:rPrChange>
        </w:rPr>
      </w:pPr>
      <w:del w:id="920" w:author="Jiahao XU" w:date="2021-12-03T22:28:00Z">
        <w:r w:rsidRPr="00151A77" w:rsidDel="0010528F">
          <w:rPr>
            <w:rFonts w:ascii="Times New Roman" w:hAnsi="Times New Roman" w:cs="Times New Roman"/>
            <w:sz w:val="18"/>
            <w:szCs w:val="18"/>
            <w:rPrChange w:id="921" w:author="Jiahao XU" w:date="2021-12-15T18:37:00Z">
              <w:rPr>
                <w:noProof/>
              </w:rPr>
            </w:rPrChange>
          </w:rPr>
          <w:drawing>
            <wp:inline distT="0" distB="0" distL="0" distR="0" wp14:anchorId="4778C5FA" wp14:editId="558ECEFF">
              <wp:extent cx="5274310" cy="2894965"/>
              <wp:effectExtent l="0" t="0" r="2540" b="635"/>
              <wp:docPr id="3" name="图片 3" descr="图表&#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表&#10;&#10;低可信度描述已自动生成"/>
                      <pic:cNvPicPr/>
                    </pic:nvPicPr>
                    <pic:blipFill>
                      <a:blip r:embed="rId28"/>
                      <a:stretch>
                        <a:fillRect/>
                      </a:stretch>
                    </pic:blipFill>
                    <pic:spPr>
                      <a:xfrm>
                        <a:off x="0" y="0"/>
                        <a:ext cx="5274310" cy="2894965"/>
                      </a:xfrm>
                      <a:prstGeom prst="rect">
                        <a:avLst/>
                      </a:prstGeom>
                    </pic:spPr>
                  </pic:pic>
                </a:graphicData>
              </a:graphic>
            </wp:inline>
          </w:drawing>
        </w:r>
      </w:del>
    </w:p>
    <w:p w14:paraId="42BEC44E" w14:textId="0FA74EA2" w:rsidR="00140926" w:rsidRPr="00151A77" w:rsidDel="0010528F" w:rsidRDefault="00140926">
      <w:pPr>
        <w:rPr>
          <w:del w:id="922" w:author="Jiahao XU" w:date="2021-12-03T22:28:00Z"/>
          <w:rFonts w:ascii="Times New Roman" w:hAnsi="Times New Roman" w:cs="Times New Roman"/>
          <w:sz w:val="18"/>
          <w:szCs w:val="18"/>
          <w:rPrChange w:id="923" w:author="Jiahao XU" w:date="2021-12-15T18:37:00Z">
            <w:rPr>
              <w:del w:id="924" w:author="Jiahao XU" w:date="2021-12-03T22:28:00Z"/>
              <w:rFonts w:ascii="Times New Roman" w:hAnsi="Times New Roman" w:cs="Times New Roman"/>
              <w:sz w:val="14"/>
              <w:szCs w:val="14"/>
            </w:rPr>
          </w:rPrChange>
        </w:rPr>
        <w:pPrChange w:id="925" w:author="Jiahao XU" w:date="2021-12-14T14:57:00Z">
          <w:pPr>
            <w:jc w:val="center"/>
          </w:pPr>
        </w:pPrChange>
      </w:pPr>
      <w:del w:id="926" w:author="Jiahao XU" w:date="2021-12-03T22:28:00Z">
        <w:r w:rsidRPr="00151A77" w:rsidDel="0010528F">
          <w:rPr>
            <w:rFonts w:ascii="Times New Roman" w:hAnsi="Times New Roman" w:cs="Times New Roman"/>
            <w:sz w:val="18"/>
            <w:szCs w:val="18"/>
            <w:rPrChange w:id="927" w:author="Jiahao XU" w:date="2021-12-15T18:37:00Z">
              <w:rPr>
                <w:rFonts w:ascii="Times New Roman" w:hAnsi="Times New Roman" w:cs="Times New Roman"/>
                <w:sz w:val="14"/>
                <w:szCs w:val="14"/>
              </w:rPr>
            </w:rPrChange>
          </w:rPr>
          <w:delText xml:space="preserve">Figure </w:delText>
        </w:r>
        <w:r w:rsidR="00BD46F1" w:rsidRPr="00151A77" w:rsidDel="0010528F">
          <w:rPr>
            <w:rFonts w:ascii="Times New Roman" w:hAnsi="Times New Roman" w:cs="Times New Roman"/>
            <w:sz w:val="18"/>
            <w:szCs w:val="18"/>
            <w:rPrChange w:id="928" w:author="Jiahao XU" w:date="2021-12-15T18:37:00Z">
              <w:rPr>
                <w:rFonts w:ascii="Times New Roman" w:hAnsi="Times New Roman" w:cs="Times New Roman"/>
                <w:sz w:val="14"/>
                <w:szCs w:val="14"/>
              </w:rPr>
            </w:rPrChange>
          </w:rPr>
          <w:delText>8</w:delText>
        </w:r>
        <w:r w:rsidR="00F1636C" w:rsidRPr="00151A77" w:rsidDel="0010528F">
          <w:rPr>
            <w:rFonts w:ascii="Times New Roman" w:hAnsi="Times New Roman" w:cs="Times New Roman"/>
            <w:sz w:val="18"/>
            <w:szCs w:val="18"/>
            <w:rPrChange w:id="929" w:author="Jiahao XU" w:date="2021-12-15T18:37:00Z">
              <w:rPr>
                <w:rFonts w:ascii="Times New Roman" w:hAnsi="Times New Roman" w:cs="Times New Roman"/>
                <w:sz w:val="14"/>
                <w:szCs w:val="14"/>
              </w:rPr>
            </w:rPrChange>
          </w:rPr>
          <w:delText>.</w:delText>
        </w:r>
        <w:r w:rsidRPr="00151A77" w:rsidDel="0010528F">
          <w:rPr>
            <w:rFonts w:ascii="Times New Roman" w:hAnsi="Times New Roman" w:cs="Times New Roman"/>
            <w:sz w:val="18"/>
            <w:szCs w:val="18"/>
            <w:rPrChange w:id="930" w:author="Jiahao XU" w:date="2021-12-15T18:37:00Z">
              <w:rPr>
                <w:rFonts w:ascii="Times New Roman" w:hAnsi="Times New Roman" w:cs="Times New Roman"/>
                <w:sz w:val="14"/>
                <w:szCs w:val="14"/>
              </w:rPr>
            </w:rPrChange>
          </w:rPr>
          <w:delText xml:space="preserve"> The true trajectory and the estimated </w:delText>
        </w:r>
        <w:r w:rsidR="00BD46F1" w:rsidRPr="00151A77" w:rsidDel="0010528F">
          <w:rPr>
            <w:rFonts w:ascii="Times New Roman" w:hAnsi="Times New Roman" w:cs="Times New Roman"/>
            <w:sz w:val="18"/>
            <w:szCs w:val="18"/>
            <w:rPrChange w:id="931" w:author="Jiahao XU" w:date="2021-12-15T18:37:00Z">
              <w:rPr>
                <w:rFonts w:ascii="Times New Roman" w:hAnsi="Times New Roman" w:cs="Times New Roman"/>
                <w:sz w:val="14"/>
                <w:szCs w:val="14"/>
              </w:rPr>
            </w:rPrChange>
          </w:rPr>
          <w:delText>trajectory (</w:delText>
        </w:r>
        <w:r w:rsidRPr="00151A77" w:rsidDel="0010528F">
          <w:rPr>
            <w:rFonts w:ascii="Times New Roman" w:hAnsi="Times New Roman" w:cs="Times New Roman"/>
            <w:sz w:val="18"/>
            <w:szCs w:val="18"/>
            <w:rPrChange w:id="932" w:author="Jiahao XU" w:date="2021-12-15T18:37:00Z">
              <w:rPr>
                <w:rFonts w:ascii="Times New Roman" w:hAnsi="Times New Roman" w:cs="Times New Roman"/>
                <w:sz w:val="14"/>
                <w:szCs w:val="14"/>
              </w:rPr>
            </w:rPrChange>
          </w:rPr>
          <w:delText>Case 3 with both noise and Bias).</w:delText>
        </w:r>
      </w:del>
    </w:p>
    <w:p w14:paraId="7862235D" w14:textId="67F399A6" w:rsidR="00140926" w:rsidRPr="00151A77" w:rsidDel="0010528F" w:rsidRDefault="00140926">
      <w:pPr>
        <w:rPr>
          <w:del w:id="933" w:author="Jiahao XU" w:date="2021-12-03T22:31:00Z"/>
          <w:rFonts w:ascii="Times New Roman" w:hAnsi="Times New Roman" w:cs="Times New Roman"/>
          <w:sz w:val="18"/>
          <w:szCs w:val="18"/>
          <w:rPrChange w:id="934" w:author="Jiahao XU" w:date="2021-12-15T18:37:00Z">
            <w:rPr>
              <w:del w:id="935" w:author="Jiahao XU" w:date="2021-12-03T22:31:00Z"/>
            </w:rPr>
          </w:rPrChange>
        </w:rPr>
      </w:pPr>
    </w:p>
    <w:p w14:paraId="327FE502" w14:textId="6E42122F" w:rsidR="00A3193D" w:rsidRPr="00151A77" w:rsidDel="0010528F" w:rsidRDefault="002323C3">
      <w:pPr>
        <w:rPr>
          <w:del w:id="936" w:author="Jiahao XU" w:date="2021-12-03T22:29:00Z"/>
          <w:rFonts w:ascii="Times New Roman" w:hAnsi="Times New Roman" w:cs="Times New Roman"/>
          <w:sz w:val="18"/>
          <w:szCs w:val="18"/>
          <w:rPrChange w:id="937" w:author="Jiahao XU" w:date="2021-12-15T18:37:00Z">
            <w:rPr>
              <w:del w:id="938" w:author="Jiahao XU" w:date="2021-12-03T22:29:00Z"/>
            </w:rPr>
          </w:rPrChange>
        </w:rPr>
        <w:pPrChange w:id="939" w:author="Jiahao XU" w:date="2021-12-14T14:57:00Z">
          <w:pPr>
            <w:ind w:firstLine="720"/>
          </w:pPr>
        </w:pPrChange>
      </w:pPr>
      <w:del w:id="940" w:author="Jiahao XU" w:date="2021-12-03T22:29:00Z">
        <w:r w:rsidRPr="00151A77" w:rsidDel="0010528F">
          <w:rPr>
            <w:rFonts w:ascii="Times New Roman" w:hAnsi="Times New Roman" w:cs="Times New Roman"/>
            <w:sz w:val="18"/>
            <w:szCs w:val="18"/>
            <w:rPrChange w:id="941" w:author="Jiahao XU" w:date="2021-12-15T18:37:00Z">
              <w:rPr/>
            </w:rPrChange>
          </w:rPr>
          <w:delText>T</w:delText>
        </w:r>
        <w:r w:rsidR="00140926" w:rsidRPr="00151A77" w:rsidDel="0010528F">
          <w:rPr>
            <w:rFonts w:ascii="Times New Roman" w:hAnsi="Times New Roman" w:cs="Times New Roman"/>
            <w:sz w:val="18"/>
            <w:szCs w:val="18"/>
            <w:rPrChange w:id="942" w:author="Jiahao XU" w:date="2021-12-15T18:37:00Z">
              <w:rPr/>
            </w:rPrChange>
          </w:rPr>
          <w:delText xml:space="preserve">hese </w:delText>
        </w:r>
        <w:r w:rsidR="009C4FB4" w:rsidRPr="00151A77" w:rsidDel="0010528F">
          <w:rPr>
            <w:rFonts w:ascii="Times New Roman" w:hAnsi="Times New Roman" w:cs="Times New Roman"/>
            <w:sz w:val="18"/>
            <w:szCs w:val="18"/>
            <w:rPrChange w:id="943" w:author="Jiahao XU" w:date="2021-12-15T18:37:00Z">
              <w:rPr/>
            </w:rPrChange>
          </w:rPr>
          <w:delText>figure</w:delText>
        </w:r>
        <w:r w:rsidR="00140926" w:rsidRPr="00151A77" w:rsidDel="0010528F">
          <w:rPr>
            <w:rFonts w:ascii="Times New Roman" w:hAnsi="Times New Roman" w:cs="Times New Roman"/>
            <w:sz w:val="18"/>
            <w:szCs w:val="18"/>
            <w:rPrChange w:id="944" w:author="Jiahao XU" w:date="2021-12-15T18:37:00Z">
              <w:rPr/>
            </w:rPrChange>
          </w:rPr>
          <w:delText xml:space="preserve">s </w:delText>
        </w:r>
        <w:r w:rsidRPr="00151A77" w:rsidDel="0010528F">
          <w:rPr>
            <w:rFonts w:ascii="Times New Roman" w:hAnsi="Times New Roman" w:cs="Times New Roman"/>
            <w:sz w:val="18"/>
            <w:szCs w:val="18"/>
            <w:rPrChange w:id="945" w:author="Jiahao XU" w:date="2021-12-15T18:37:00Z">
              <w:rPr/>
            </w:rPrChange>
          </w:rPr>
          <w:delText xml:space="preserve">clearly shows </w:delText>
        </w:r>
        <w:r w:rsidR="00140926" w:rsidRPr="00151A77" w:rsidDel="0010528F">
          <w:rPr>
            <w:rFonts w:ascii="Times New Roman" w:hAnsi="Times New Roman" w:cs="Times New Roman"/>
            <w:sz w:val="18"/>
            <w:szCs w:val="18"/>
            <w:rPrChange w:id="946" w:author="Jiahao XU" w:date="2021-12-15T18:37:00Z">
              <w:rPr/>
            </w:rPrChange>
          </w:rPr>
          <w:delText xml:space="preserve">that when </w:delText>
        </w:r>
        <w:r w:rsidRPr="00151A77" w:rsidDel="0010528F">
          <w:rPr>
            <w:rFonts w:ascii="Times New Roman" w:hAnsi="Times New Roman" w:cs="Times New Roman"/>
            <w:sz w:val="18"/>
            <w:szCs w:val="18"/>
            <w:rPrChange w:id="947" w:author="Jiahao XU" w:date="2021-12-15T18:37:00Z">
              <w:rPr/>
            </w:rPrChange>
          </w:rPr>
          <w:delText>the sensor measurement have</w:delText>
        </w:r>
        <w:r w:rsidR="00140926" w:rsidRPr="00151A77" w:rsidDel="0010528F">
          <w:rPr>
            <w:rFonts w:ascii="Times New Roman" w:hAnsi="Times New Roman" w:cs="Times New Roman"/>
            <w:sz w:val="18"/>
            <w:szCs w:val="18"/>
            <w:rPrChange w:id="948" w:author="Jiahao XU" w:date="2021-12-15T18:37:00Z">
              <w:rPr/>
            </w:rPrChange>
          </w:rPr>
          <w:delText xml:space="preserve"> noises, the Extended Kalman Filter can greatly do the data fusion and get a trajectory with less covariance. </w:delText>
        </w:r>
        <w:r w:rsidR="00E96F22" w:rsidRPr="00151A77" w:rsidDel="0010528F">
          <w:rPr>
            <w:rFonts w:ascii="Times New Roman" w:hAnsi="Times New Roman" w:cs="Times New Roman" w:hint="eastAsia"/>
            <w:sz w:val="18"/>
            <w:szCs w:val="18"/>
            <w:rPrChange w:id="949" w:author="Jiahao XU" w:date="2021-12-15T18:37:00Z">
              <w:rPr>
                <w:rFonts w:hint="eastAsia"/>
              </w:rPr>
            </w:rPrChange>
          </w:rPr>
          <w:delText>However,</w:delText>
        </w:r>
        <w:r w:rsidR="00E96F22" w:rsidRPr="00151A77" w:rsidDel="0010528F">
          <w:rPr>
            <w:rFonts w:ascii="Times New Roman" w:hAnsi="Times New Roman" w:cs="Times New Roman"/>
            <w:sz w:val="18"/>
            <w:szCs w:val="18"/>
            <w:rPrChange w:id="950" w:author="Jiahao XU" w:date="2021-12-15T18:37:00Z">
              <w:rPr/>
            </w:rPrChange>
          </w:rPr>
          <w:delText xml:space="preserve"> </w:delText>
        </w:r>
        <w:r w:rsidR="00140926" w:rsidRPr="00151A77" w:rsidDel="0010528F">
          <w:rPr>
            <w:rFonts w:ascii="Times New Roman" w:hAnsi="Times New Roman" w:cs="Times New Roman"/>
            <w:sz w:val="18"/>
            <w:szCs w:val="18"/>
            <w:rPrChange w:id="951" w:author="Jiahao XU" w:date="2021-12-15T18:37:00Z">
              <w:rPr/>
            </w:rPrChange>
          </w:rPr>
          <w:delText>when our physical model has a bias, the result of the Kalman filter getting worser. Also, it can’t compensate the bias in velocity and heading angel since it is a hidden state.</w:delText>
        </w:r>
      </w:del>
    </w:p>
    <w:p w14:paraId="1AB686A3" w14:textId="4FA0D6B7" w:rsidR="00140926" w:rsidRPr="00151A77" w:rsidDel="0034346E" w:rsidRDefault="00140926">
      <w:pPr>
        <w:rPr>
          <w:del w:id="952" w:author="Jiahao XU" w:date="2021-12-14T12:23:00Z"/>
          <w:rFonts w:ascii="Times New Roman" w:hAnsi="Times New Roman" w:cs="Times New Roman"/>
          <w:sz w:val="18"/>
          <w:szCs w:val="18"/>
          <w:rPrChange w:id="953" w:author="Jiahao XU" w:date="2021-12-15T18:37:00Z">
            <w:rPr>
              <w:del w:id="954" w:author="Jiahao XU" w:date="2021-12-14T12:23:00Z"/>
            </w:rPr>
          </w:rPrChange>
        </w:rPr>
      </w:pPr>
    </w:p>
    <w:p w14:paraId="50C3FEF1" w14:textId="3DC30108" w:rsidR="00A3193D" w:rsidRPr="00151A77" w:rsidDel="0034346E" w:rsidRDefault="00A3193D">
      <w:pPr>
        <w:rPr>
          <w:del w:id="955" w:author="Jiahao XU" w:date="2021-12-14T12:23:00Z"/>
          <w:rFonts w:ascii="Times New Roman" w:hAnsi="Times New Roman" w:cs="Times New Roman"/>
          <w:sz w:val="18"/>
          <w:szCs w:val="18"/>
          <w:rPrChange w:id="956" w:author="Jiahao XU" w:date="2021-12-15T18:37:00Z">
            <w:rPr>
              <w:del w:id="957" w:author="Jiahao XU" w:date="2021-12-14T12:23:00Z"/>
              <w:rFonts w:ascii="Times New Roman" w:hAnsi="Times New Roman" w:cs="Times New Roman"/>
              <w:b/>
              <w:bCs/>
              <w:sz w:val="18"/>
              <w:szCs w:val="18"/>
            </w:rPr>
          </w:rPrChange>
        </w:rPr>
      </w:pPr>
      <w:del w:id="958" w:author="Jiahao XU" w:date="2021-12-14T12:23:00Z">
        <w:r w:rsidRPr="00151A77" w:rsidDel="0034346E">
          <w:rPr>
            <w:rFonts w:ascii="Times New Roman" w:hAnsi="Times New Roman" w:cs="Times New Roman"/>
            <w:sz w:val="18"/>
            <w:szCs w:val="18"/>
            <w:rPrChange w:id="959" w:author="Jiahao XU" w:date="2021-12-15T18:37:00Z">
              <w:rPr>
                <w:rFonts w:ascii="Times New Roman" w:hAnsi="Times New Roman" w:cs="Times New Roman"/>
                <w:b/>
                <w:bCs/>
                <w:sz w:val="18"/>
                <w:szCs w:val="18"/>
              </w:rPr>
            </w:rPrChange>
          </w:rPr>
          <w:delText xml:space="preserve">Camera angel </w:delText>
        </w:r>
      </w:del>
      <w:del w:id="960" w:author="Jiahao XU" w:date="2021-12-03T22:43:00Z">
        <w:r w:rsidRPr="00151A77" w:rsidDel="00172992">
          <w:rPr>
            <w:rFonts w:ascii="Times New Roman" w:hAnsi="Times New Roman" w:cs="Times New Roman"/>
            <w:sz w:val="18"/>
            <w:szCs w:val="18"/>
            <w:rPrChange w:id="961" w:author="Jiahao XU" w:date="2021-12-15T18:37:00Z">
              <w:rPr>
                <w:rFonts w:ascii="Times New Roman" w:hAnsi="Times New Roman" w:cs="Times New Roman"/>
                <w:b/>
                <w:bCs/>
                <w:sz w:val="18"/>
                <w:szCs w:val="18"/>
              </w:rPr>
            </w:rPrChange>
          </w:rPr>
          <w:delText>calculation</w:delText>
        </w:r>
      </w:del>
    </w:p>
    <w:p w14:paraId="3566AF5D" w14:textId="1998125B" w:rsidR="006E5C75" w:rsidRPr="00151A77" w:rsidDel="0034346E" w:rsidRDefault="00A3193D">
      <w:pPr>
        <w:rPr>
          <w:del w:id="962" w:author="Jiahao XU" w:date="2021-12-14T12:23:00Z"/>
          <w:rFonts w:ascii="Times New Roman" w:hAnsi="Times New Roman" w:cs="Times New Roman"/>
          <w:sz w:val="18"/>
          <w:szCs w:val="18"/>
          <w:rPrChange w:id="963" w:author="Jiahao XU" w:date="2021-12-15T18:37:00Z">
            <w:rPr>
              <w:del w:id="964" w:author="Jiahao XU" w:date="2021-12-14T12:23:00Z"/>
            </w:rPr>
          </w:rPrChange>
        </w:rPr>
        <w:pPrChange w:id="965" w:author="Jiahao XU" w:date="2021-12-14T14:57:00Z">
          <w:pPr>
            <w:ind w:firstLine="720"/>
          </w:pPr>
        </w:pPrChange>
      </w:pPr>
      <w:del w:id="966" w:author="Jiahao XU" w:date="2021-12-03T22:43:00Z">
        <w:r w:rsidRPr="00151A77" w:rsidDel="00172992">
          <w:rPr>
            <w:rFonts w:ascii="Times New Roman" w:hAnsi="Times New Roman" w:cs="Times New Roman"/>
            <w:sz w:val="18"/>
            <w:szCs w:val="18"/>
            <w:rPrChange w:id="967" w:author="Jiahao XU" w:date="2021-12-15T18:37:00Z">
              <w:rPr/>
            </w:rPrChange>
          </w:rPr>
          <w:delText xml:space="preserve">After simulating out the position and the estimated trajectory. </w:delText>
        </w:r>
        <w:r w:rsidR="002323C3" w:rsidRPr="00151A77" w:rsidDel="00172992">
          <w:rPr>
            <w:rFonts w:ascii="Times New Roman" w:hAnsi="Times New Roman" w:cs="Times New Roman"/>
            <w:sz w:val="18"/>
            <w:szCs w:val="18"/>
            <w:rPrChange w:id="968" w:author="Jiahao XU" w:date="2021-12-15T18:37:00Z">
              <w:rPr/>
            </w:rPrChange>
          </w:rPr>
          <w:delText>T</w:delText>
        </w:r>
        <w:r w:rsidRPr="00151A77" w:rsidDel="00172992">
          <w:rPr>
            <w:rFonts w:ascii="Times New Roman" w:hAnsi="Times New Roman" w:cs="Times New Roman"/>
            <w:sz w:val="18"/>
            <w:szCs w:val="18"/>
            <w:rPrChange w:id="969" w:author="Jiahao XU" w:date="2021-12-15T18:37:00Z">
              <w:rPr/>
            </w:rPrChange>
          </w:rPr>
          <w:delText xml:space="preserve">hat trajectory </w:delText>
        </w:r>
        <w:r w:rsidR="002323C3" w:rsidRPr="00151A77" w:rsidDel="00172992">
          <w:rPr>
            <w:rFonts w:ascii="Times New Roman" w:hAnsi="Times New Roman" w:cs="Times New Roman"/>
            <w:sz w:val="18"/>
            <w:szCs w:val="18"/>
            <w:rPrChange w:id="970" w:author="Jiahao XU" w:date="2021-12-15T18:37:00Z">
              <w:rPr/>
            </w:rPrChange>
          </w:rPr>
          <w:delText xml:space="preserve">can be used </w:delText>
        </w:r>
        <w:r w:rsidRPr="00151A77" w:rsidDel="00172992">
          <w:rPr>
            <w:rFonts w:ascii="Times New Roman" w:hAnsi="Times New Roman" w:cs="Times New Roman"/>
            <w:sz w:val="18"/>
            <w:szCs w:val="18"/>
            <w:rPrChange w:id="971" w:author="Jiahao XU" w:date="2021-12-15T18:37:00Z">
              <w:rPr/>
            </w:rPrChange>
          </w:rPr>
          <w:delText>to calculate the ideal pan and tilt angel. First</w:delText>
        </w:r>
        <w:r w:rsidR="00E96F22" w:rsidRPr="00151A77" w:rsidDel="00172992">
          <w:rPr>
            <w:rFonts w:ascii="Times New Roman" w:hAnsi="Times New Roman" w:cs="Times New Roman" w:hint="eastAsia"/>
            <w:sz w:val="18"/>
            <w:szCs w:val="18"/>
            <w:rPrChange w:id="972" w:author="Jiahao XU" w:date="2021-12-15T18:37:00Z">
              <w:rPr>
                <w:rFonts w:hint="eastAsia"/>
              </w:rPr>
            </w:rPrChange>
          </w:rPr>
          <w:delText xml:space="preserve">, </w:delText>
        </w:r>
        <w:r w:rsidR="002323C3" w:rsidRPr="00151A77" w:rsidDel="00172992">
          <w:rPr>
            <w:rFonts w:ascii="Times New Roman" w:hAnsi="Times New Roman" w:cs="Times New Roman"/>
            <w:sz w:val="18"/>
            <w:szCs w:val="18"/>
            <w:rPrChange w:id="973" w:author="Jiahao XU" w:date="2021-12-15T18:37:00Z">
              <w:rPr/>
            </w:rPrChange>
          </w:rPr>
          <w:delText>the</w:delText>
        </w:r>
        <w:r w:rsidRPr="00151A77" w:rsidDel="00172992">
          <w:rPr>
            <w:rFonts w:ascii="Times New Roman" w:hAnsi="Times New Roman" w:cs="Times New Roman"/>
            <w:sz w:val="18"/>
            <w:szCs w:val="18"/>
            <w:rPrChange w:id="974" w:author="Jiahao XU" w:date="2021-12-15T18:37:00Z">
              <w:rPr/>
            </w:rPrChange>
          </w:rPr>
          <w:delText xml:space="preserve"> camera is fixed at X=</w:delText>
        </w:r>
        <w:r w:rsidR="00BD46F1" w:rsidRPr="00151A77" w:rsidDel="00172992">
          <w:rPr>
            <w:rFonts w:ascii="Times New Roman" w:hAnsi="Times New Roman" w:cs="Times New Roman"/>
            <w:sz w:val="18"/>
            <w:szCs w:val="18"/>
            <w:rPrChange w:id="975" w:author="Jiahao XU" w:date="2021-12-15T18:37:00Z">
              <w:rPr/>
            </w:rPrChange>
          </w:rPr>
          <w:delText>2; Y</w:delText>
        </w:r>
        <w:r w:rsidRPr="00151A77" w:rsidDel="00172992">
          <w:rPr>
            <w:rFonts w:ascii="Times New Roman" w:hAnsi="Times New Roman" w:cs="Times New Roman"/>
            <w:sz w:val="18"/>
            <w:szCs w:val="18"/>
            <w:rPrChange w:id="976" w:author="Jiahao XU" w:date="2021-12-15T18:37:00Z">
              <w:rPr/>
            </w:rPrChange>
          </w:rPr>
          <w:delText>=5;Z=5.</w:delText>
        </w:r>
        <w:r w:rsidR="005D1962" w:rsidRPr="00151A77" w:rsidDel="00172992">
          <w:rPr>
            <w:rFonts w:ascii="Times New Roman" w:hAnsi="Times New Roman" w:cs="Times New Roman"/>
            <w:sz w:val="18"/>
            <w:szCs w:val="18"/>
            <w:rPrChange w:id="977" w:author="Jiahao XU" w:date="2021-12-15T18:37:00Z">
              <w:rPr/>
            </w:rPrChange>
          </w:rPr>
          <w:delText xml:space="preserve"> </w:delText>
        </w:r>
        <w:r w:rsidR="00E96F22" w:rsidRPr="00151A77" w:rsidDel="00172992">
          <w:rPr>
            <w:rFonts w:ascii="Times New Roman" w:hAnsi="Times New Roman" w:cs="Times New Roman" w:hint="eastAsia"/>
            <w:sz w:val="18"/>
            <w:szCs w:val="18"/>
            <w:rPrChange w:id="978" w:author="Jiahao XU" w:date="2021-12-15T18:37:00Z">
              <w:rPr>
                <w:rFonts w:hint="eastAsia"/>
              </w:rPr>
            </w:rPrChange>
          </w:rPr>
          <w:delText>T</w:delText>
        </w:r>
        <w:r w:rsidR="002323C3" w:rsidRPr="00151A77" w:rsidDel="00172992">
          <w:rPr>
            <w:rFonts w:ascii="Times New Roman" w:hAnsi="Times New Roman" w:cs="Times New Roman"/>
            <w:sz w:val="18"/>
            <w:szCs w:val="18"/>
            <w:rPrChange w:id="979" w:author="Jiahao XU" w:date="2021-12-15T18:37:00Z">
              <w:rPr/>
            </w:rPrChange>
          </w:rPr>
          <w:delText>hen</w:delText>
        </w:r>
        <w:r w:rsidR="00E96F22" w:rsidRPr="00151A77" w:rsidDel="00172992">
          <w:rPr>
            <w:rFonts w:ascii="Times New Roman" w:hAnsi="Times New Roman" w:cs="Times New Roman" w:hint="eastAsia"/>
            <w:sz w:val="18"/>
            <w:szCs w:val="18"/>
            <w:rPrChange w:id="980" w:author="Jiahao XU" w:date="2021-12-15T18:37:00Z">
              <w:rPr>
                <w:rFonts w:hint="eastAsia"/>
              </w:rPr>
            </w:rPrChange>
          </w:rPr>
          <w:delText>,</w:delText>
        </w:r>
        <w:r w:rsidR="005D1962" w:rsidRPr="00151A77" w:rsidDel="00172992">
          <w:rPr>
            <w:rFonts w:ascii="Times New Roman" w:hAnsi="Times New Roman" w:cs="Times New Roman"/>
            <w:sz w:val="18"/>
            <w:szCs w:val="18"/>
            <w:rPrChange w:id="981" w:author="Jiahao XU" w:date="2021-12-15T18:37:00Z">
              <w:rPr/>
            </w:rPrChange>
          </w:rPr>
          <w:delText xml:space="preserve"> </w:delText>
        </w:r>
        <w:r w:rsidR="00E96F22" w:rsidRPr="00151A77" w:rsidDel="00172992">
          <w:rPr>
            <w:rFonts w:ascii="Times New Roman" w:hAnsi="Times New Roman" w:cs="Times New Roman" w:hint="eastAsia"/>
            <w:sz w:val="18"/>
            <w:szCs w:val="18"/>
            <w:rPrChange w:id="982" w:author="Jiahao XU" w:date="2021-12-15T18:37:00Z">
              <w:rPr>
                <w:rFonts w:hint="eastAsia"/>
              </w:rPr>
            </w:rPrChange>
          </w:rPr>
          <w:delText xml:space="preserve">the </w:delText>
        </w:r>
        <w:r w:rsidR="00E96F22" w:rsidRPr="00151A77" w:rsidDel="00172992">
          <w:rPr>
            <w:rFonts w:ascii="Times New Roman" w:hAnsi="Times New Roman" w:cs="Times New Roman"/>
            <w:sz w:val="18"/>
            <w:szCs w:val="18"/>
            <w:rPrChange w:id="983" w:author="Jiahao XU" w:date="2021-12-15T18:37:00Z">
              <w:rPr/>
            </w:rPrChange>
          </w:rPr>
          <w:delText>position</w:delText>
        </w:r>
        <w:r w:rsidR="00E96F22" w:rsidRPr="00151A77" w:rsidDel="00172992">
          <w:rPr>
            <w:rFonts w:ascii="Times New Roman" w:hAnsi="Times New Roman" w:cs="Times New Roman" w:hint="eastAsia"/>
            <w:sz w:val="18"/>
            <w:szCs w:val="18"/>
            <w:rPrChange w:id="984" w:author="Jiahao XU" w:date="2021-12-15T18:37:00Z">
              <w:rPr>
                <w:rFonts w:hint="eastAsia"/>
              </w:rPr>
            </w:rPrChange>
          </w:rPr>
          <w:delText xml:space="preserve"> of 4 corners of the virtual image are calculated in the body frame</w:delText>
        </w:r>
        <w:r w:rsidR="005D1962" w:rsidRPr="00151A77" w:rsidDel="00172992">
          <w:rPr>
            <w:rFonts w:ascii="Times New Roman" w:hAnsi="Times New Roman" w:cs="Times New Roman"/>
            <w:sz w:val="18"/>
            <w:szCs w:val="18"/>
            <w:rPrChange w:id="985" w:author="Jiahao XU" w:date="2021-12-15T18:37:00Z">
              <w:rPr/>
            </w:rPrChange>
          </w:rPr>
          <w:delText xml:space="preserve">. Since the camera can only pan and tilt, for every timestamp, the target is </w:delText>
        </w:r>
        <w:r w:rsidR="002323C3" w:rsidRPr="00151A77" w:rsidDel="00172992">
          <w:rPr>
            <w:rFonts w:ascii="Times New Roman" w:hAnsi="Times New Roman" w:cs="Times New Roman"/>
            <w:sz w:val="18"/>
            <w:szCs w:val="18"/>
            <w:rPrChange w:id="986" w:author="Jiahao XU" w:date="2021-12-15T18:37:00Z">
              <w:rPr/>
            </w:rPrChange>
          </w:rPr>
          <w:delText xml:space="preserve">assumed to be </w:delText>
        </w:r>
        <w:r w:rsidR="005D1962" w:rsidRPr="00151A77" w:rsidDel="00172992">
          <w:rPr>
            <w:rFonts w:ascii="Times New Roman" w:hAnsi="Times New Roman" w:cs="Times New Roman"/>
            <w:sz w:val="18"/>
            <w:szCs w:val="18"/>
            <w:rPrChange w:id="987" w:author="Jiahao XU" w:date="2021-12-15T18:37:00Z">
              <w:rPr/>
            </w:rPrChange>
          </w:rPr>
          <w:delText>inside the Field-of-View to simplify the calculation. Then</w:delText>
        </w:r>
        <w:r w:rsidR="00E96F22" w:rsidRPr="00151A77" w:rsidDel="00172992">
          <w:rPr>
            <w:rFonts w:ascii="Times New Roman" w:hAnsi="Times New Roman" w:cs="Times New Roman" w:hint="eastAsia"/>
            <w:sz w:val="18"/>
            <w:szCs w:val="18"/>
            <w:rPrChange w:id="988" w:author="Jiahao XU" w:date="2021-12-15T18:37:00Z">
              <w:rPr>
                <w:rFonts w:hint="eastAsia"/>
              </w:rPr>
            </w:rPrChange>
          </w:rPr>
          <w:delText>,</w:delText>
        </w:r>
        <w:r w:rsidR="005D1962" w:rsidRPr="00151A77" w:rsidDel="00172992">
          <w:rPr>
            <w:rFonts w:ascii="Times New Roman" w:hAnsi="Times New Roman" w:cs="Times New Roman"/>
            <w:sz w:val="18"/>
            <w:szCs w:val="18"/>
            <w:rPrChange w:id="989" w:author="Jiahao XU" w:date="2021-12-15T18:37:00Z">
              <w:rPr/>
            </w:rPrChange>
          </w:rPr>
          <w:delText xml:space="preserve"> </w:delText>
        </w:r>
        <w:r w:rsidR="00E96F22" w:rsidRPr="00151A77" w:rsidDel="00172992">
          <w:rPr>
            <w:rFonts w:ascii="Times New Roman" w:hAnsi="Times New Roman" w:cs="Times New Roman" w:hint="eastAsia"/>
            <w:sz w:val="18"/>
            <w:szCs w:val="18"/>
            <w:rPrChange w:id="990" w:author="Jiahao XU" w:date="2021-12-15T18:37:00Z">
              <w:rPr>
                <w:rFonts w:hint="eastAsia"/>
              </w:rPr>
            </w:rPrChange>
          </w:rPr>
          <w:delText xml:space="preserve">the </w:delText>
        </w:r>
        <w:r w:rsidR="005D1962" w:rsidRPr="00151A77" w:rsidDel="00172992">
          <w:rPr>
            <w:rFonts w:ascii="Times New Roman" w:hAnsi="Times New Roman" w:cs="Times New Roman"/>
            <w:sz w:val="18"/>
            <w:szCs w:val="18"/>
            <w:rPrChange w:id="991" w:author="Jiahao XU" w:date="2021-12-15T18:37:00Z">
              <w:rPr/>
            </w:rPrChange>
          </w:rPr>
          <w:delText>ideal pan and tilt at every timestamp</w:delText>
        </w:r>
        <w:r w:rsidR="00E96F22" w:rsidRPr="00151A77" w:rsidDel="00172992">
          <w:rPr>
            <w:rFonts w:ascii="Times New Roman" w:hAnsi="Times New Roman" w:cs="Times New Roman" w:hint="eastAsia"/>
            <w:sz w:val="18"/>
            <w:szCs w:val="18"/>
            <w:rPrChange w:id="992" w:author="Jiahao XU" w:date="2021-12-15T18:37:00Z">
              <w:rPr>
                <w:rFonts w:hint="eastAsia"/>
              </w:rPr>
            </w:rPrChange>
          </w:rPr>
          <w:delText xml:space="preserve"> are calculated based on Euler angles rule</w:delText>
        </w:r>
        <w:r w:rsidR="005D1962" w:rsidRPr="00151A77" w:rsidDel="00172992">
          <w:rPr>
            <w:rFonts w:ascii="Times New Roman" w:hAnsi="Times New Roman" w:cs="Times New Roman"/>
            <w:sz w:val="18"/>
            <w:szCs w:val="18"/>
            <w:rPrChange w:id="993" w:author="Jiahao XU" w:date="2021-12-15T18:37:00Z">
              <w:rPr/>
            </w:rPrChange>
          </w:rPr>
          <w:delText>. The specific process</w:delText>
        </w:r>
        <w:r w:rsidR="00E96F22" w:rsidRPr="00151A77" w:rsidDel="00172992">
          <w:rPr>
            <w:rFonts w:ascii="Times New Roman" w:hAnsi="Times New Roman" w:cs="Times New Roman" w:hint="eastAsia"/>
            <w:sz w:val="18"/>
            <w:szCs w:val="18"/>
            <w:rPrChange w:id="994" w:author="Jiahao XU" w:date="2021-12-15T18:37:00Z">
              <w:rPr>
                <w:rFonts w:hint="eastAsia"/>
              </w:rPr>
            </w:rPrChange>
          </w:rPr>
          <w:delText xml:space="preserve">es are </w:delText>
        </w:r>
        <w:r w:rsidR="00E96F22" w:rsidRPr="00151A77" w:rsidDel="00172992">
          <w:rPr>
            <w:rFonts w:ascii="Times New Roman" w:hAnsi="Times New Roman" w:cs="Times New Roman"/>
            <w:sz w:val="18"/>
            <w:szCs w:val="18"/>
            <w:rPrChange w:id="995" w:author="Jiahao XU" w:date="2021-12-15T18:37:00Z">
              <w:rPr/>
            </w:rPrChange>
          </w:rPr>
          <w:delText>the</w:delText>
        </w:r>
        <w:r w:rsidR="00E96F22" w:rsidRPr="00151A77" w:rsidDel="00172992">
          <w:rPr>
            <w:rFonts w:ascii="Times New Roman" w:hAnsi="Times New Roman" w:cs="Times New Roman" w:hint="eastAsia"/>
            <w:sz w:val="18"/>
            <w:szCs w:val="18"/>
            <w:rPrChange w:id="996" w:author="Jiahao XU" w:date="2021-12-15T18:37:00Z">
              <w:rPr>
                <w:rFonts w:hint="eastAsia"/>
              </w:rPr>
            </w:rPrChange>
          </w:rPr>
          <w:delText xml:space="preserve"> following:</w:delText>
        </w:r>
        <w:r w:rsidR="005D1962" w:rsidRPr="00151A77" w:rsidDel="00172992">
          <w:rPr>
            <w:rFonts w:ascii="Times New Roman" w:hAnsi="Times New Roman" w:cs="Times New Roman"/>
            <w:sz w:val="18"/>
            <w:szCs w:val="18"/>
            <w:rPrChange w:id="997" w:author="Jiahao XU" w:date="2021-12-15T18:37:00Z">
              <w:rPr/>
            </w:rPrChange>
          </w:rPr>
          <w:delText xml:space="preserve"> First get the</w:delText>
        </w:r>
        <w:r w:rsidR="00F1769A" w:rsidRPr="00151A77" w:rsidDel="00172992">
          <w:rPr>
            <w:rFonts w:ascii="Times New Roman" w:hAnsi="Times New Roman" w:cs="Times New Roman"/>
            <w:sz w:val="18"/>
            <w:szCs w:val="18"/>
            <w:rPrChange w:id="998" w:author="Jiahao XU" w:date="2021-12-15T18:37:00Z">
              <w:rPr/>
            </w:rPrChange>
          </w:rPr>
          <w:delText xml:space="preserve"> </w:delText>
        </w:r>
        <w:r w:rsidR="005D1962" w:rsidRPr="00151A77" w:rsidDel="00172992">
          <w:rPr>
            <w:rFonts w:ascii="Times New Roman" w:hAnsi="Times New Roman" w:cs="Times New Roman"/>
            <w:sz w:val="18"/>
            <w:szCs w:val="18"/>
            <w:rPrChange w:id="999" w:author="Jiahao XU" w:date="2021-12-15T18:37:00Z">
              <w:rPr/>
            </w:rPrChange>
          </w:rPr>
          <w:delText>vector from the camera to the target</w:delText>
        </w:r>
        <w:r w:rsidR="00F1769A" w:rsidRPr="00151A77" w:rsidDel="00172992">
          <w:rPr>
            <w:rFonts w:ascii="Times New Roman" w:hAnsi="Times New Roman" w:cs="Times New Roman"/>
            <w:sz w:val="18"/>
            <w:szCs w:val="18"/>
            <w:rPrChange w:id="1000" w:author="Jiahao XU" w:date="2021-12-15T18:37:00Z">
              <w:rPr/>
            </w:rPrChange>
          </w:rPr>
          <w:delText xml:space="preserve"> in inertial frame. </w:delText>
        </w:r>
        <w:r w:rsidR="00E96F22" w:rsidRPr="00151A77" w:rsidDel="00172992">
          <w:rPr>
            <w:rFonts w:ascii="Times New Roman" w:hAnsi="Times New Roman" w:cs="Times New Roman" w:hint="eastAsia"/>
            <w:sz w:val="18"/>
            <w:szCs w:val="18"/>
            <w:rPrChange w:id="1001" w:author="Jiahao XU" w:date="2021-12-15T18:37:00Z">
              <w:rPr>
                <w:rFonts w:hint="eastAsia"/>
              </w:rPr>
            </w:rPrChange>
          </w:rPr>
          <w:delText>Next,</w:delText>
        </w:r>
        <w:r w:rsidR="00E96F22" w:rsidRPr="00151A77" w:rsidDel="00172992">
          <w:rPr>
            <w:rFonts w:ascii="Times New Roman" w:hAnsi="Times New Roman" w:cs="Times New Roman"/>
            <w:sz w:val="18"/>
            <w:szCs w:val="18"/>
            <w:rPrChange w:id="1002" w:author="Jiahao XU" w:date="2021-12-15T18:37:00Z">
              <w:rPr/>
            </w:rPrChange>
          </w:rPr>
          <w:delText xml:space="preserve"> </w:delText>
        </w:r>
        <w:r w:rsidR="00F1769A" w:rsidRPr="00151A77" w:rsidDel="00172992">
          <w:rPr>
            <w:rFonts w:ascii="Times New Roman" w:hAnsi="Times New Roman" w:cs="Times New Roman"/>
            <w:sz w:val="18"/>
            <w:szCs w:val="18"/>
            <w:rPrChange w:id="1003" w:author="Jiahao XU" w:date="2021-12-15T18:37:00Z">
              <w:rPr/>
            </w:rPrChange>
          </w:rPr>
          <w:delText>chang</w:delText>
        </w:r>
        <w:r w:rsidR="00E96F22" w:rsidRPr="00151A77" w:rsidDel="00172992">
          <w:rPr>
            <w:rFonts w:ascii="Times New Roman" w:hAnsi="Times New Roman" w:cs="Times New Roman" w:hint="eastAsia"/>
            <w:sz w:val="18"/>
            <w:szCs w:val="18"/>
            <w:rPrChange w:id="1004" w:author="Jiahao XU" w:date="2021-12-15T18:37:00Z">
              <w:rPr>
                <w:rFonts w:hint="eastAsia"/>
              </w:rPr>
            </w:rPrChange>
          </w:rPr>
          <w:delText xml:space="preserve">ing these vectors </w:delText>
        </w:r>
        <w:r w:rsidR="00F1769A" w:rsidRPr="00151A77" w:rsidDel="00172992">
          <w:rPr>
            <w:rFonts w:ascii="Times New Roman" w:hAnsi="Times New Roman" w:cs="Times New Roman"/>
            <w:sz w:val="18"/>
            <w:szCs w:val="18"/>
            <w:rPrChange w:id="1005" w:author="Jiahao XU" w:date="2021-12-15T18:37:00Z">
              <w:rPr/>
            </w:rPrChange>
          </w:rPr>
          <w:delText>into the unit vector</w:delText>
        </w:r>
      </w:del>
      <w:ins w:id="1006" w:author="王宇涵" w:date="2021-11-21T16:49:00Z">
        <w:del w:id="1007" w:author="Jiahao XU" w:date="2021-12-03T22:43:00Z">
          <w:r w:rsidR="00E96F22" w:rsidRPr="00151A77" w:rsidDel="00172992">
            <w:rPr>
              <w:rFonts w:ascii="Times New Roman" w:hAnsi="Times New Roman" w:cs="Times New Roman" w:hint="eastAsia"/>
              <w:sz w:val="18"/>
              <w:szCs w:val="18"/>
              <w:rPrChange w:id="1008" w:author="Jiahao XU" w:date="2021-12-15T18:37:00Z">
                <w:rPr>
                  <w:rFonts w:hint="eastAsia"/>
                </w:rPr>
              </w:rPrChange>
            </w:rPr>
            <w:delText>s</w:delText>
          </w:r>
        </w:del>
      </w:ins>
      <w:del w:id="1009" w:author="Jiahao XU" w:date="2021-12-03T22:43:00Z">
        <w:r w:rsidR="00F1769A" w:rsidRPr="00151A77" w:rsidDel="00172992">
          <w:rPr>
            <w:rFonts w:ascii="Times New Roman" w:hAnsi="Times New Roman" w:cs="Times New Roman"/>
            <w:sz w:val="18"/>
            <w:szCs w:val="18"/>
            <w:rPrChange w:id="1010" w:author="Jiahao XU" w:date="2021-12-15T18:37:00Z">
              <w:rPr/>
            </w:rPrChange>
          </w:rPr>
          <w:delText xml:space="preserve">. Then we know the target vector from camera pointing to the target is [0 0 1]. </w:delText>
        </w:r>
        <w:r w:rsidR="00CA5BDC" w:rsidRPr="00151A77" w:rsidDel="00172992">
          <w:rPr>
            <w:rFonts w:ascii="Times New Roman" w:hAnsi="Times New Roman" w:cs="Times New Roman" w:hint="eastAsia"/>
            <w:sz w:val="18"/>
            <w:szCs w:val="18"/>
            <w:rPrChange w:id="1011" w:author="Jiahao XU" w:date="2021-12-15T18:37:00Z">
              <w:rPr>
                <w:rFonts w:hint="eastAsia"/>
              </w:rPr>
            </w:rPrChange>
          </w:rPr>
          <w:delText>Finally</w:delText>
        </w:r>
        <w:r w:rsidR="00E96F22" w:rsidRPr="00151A77" w:rsidDel="00172992">
          <w:rPr>
            <w:rFonts w:ascii="Times New Roman" w:hAnsi="Times New Roman" w:cs="Times New Roman" w:hint="eastAsia"/>
            <w:sz w:val="18"/>
            <w:szCs w:val="18"/>
            <w:rPrChange w:id="1012" w:author="Jiahao XU" w:date="2021-12-15T18:37:00Z">
              <w:rPr>
                <w:rFonts w:hint="eastAsia"/>
              </w:rPr>
            </w:rPrChange>
          </w:rPr>
          <w:delText>,</w:delText>
        </w:r>
        <w:r w:rsidR="00F1769A" w:rsidRPr="00151A77" w:rsidDel="00172992">
          <w:rPr>
            <w:rFonts w:ascii="Times New Roman" w:hAnsi="Times New Roman" w:cs="Times New Roman"/>
            <w:sz w:val="18"/>
            <w:szCs w:val="18"/>
            <w:rPrChange w:id="1013" w:author="Jiahao XU" w:date="2021-12-15T18:37:00Z">
              <w:rPr/>
            </w:rPrChange>
          </w:rPr>
          <w:delText xml:space="preserve"> using two Euler Angel to calculate out the ideal pan and tilt for every timestamp.</w:delText>
        </w:r>
      </w:del>
    </w:p>
    <w:p w14:paraId="4E0A3C5E" w14:textId="7A04FDE7" w:rsidR="00F1769A" w:rsidRPr="00151A77" w:rsidDel="0034346E" w:rsidRDefault="00F1769A">
      <w:pPr>
        <w:rPr>
          <w:del w:id="1014" w:author="Jiahao XU" w:date="2021-12-14T12:23:00Z"/>
          <w:rFonts w:ascii="Times New Roman" w:hAnsi="Times New Roman" w:cs="Times New Roman"/>
          <w:sz w:val="18"/>
          <w:szCs w:val="18"/>
          <w:rPrChange w:id="1015" w:author="Jiahao XU" w:date="2021-12-15T18:37:00Z">
            <w:rPr>
              <w:del w:id="1016" w:author="Jiahao XU" w:date="2021-12-14T12:23:00Z"/>
            </w:rPr>
          </w:rPrChange>
        </w:rPr>
      </w:pPr>
    </w:p>
    <w:p w14:paraId="4018A1C7" w14:textId="64F130E8" w:rsidR="00A3193D" w:rsidRPr="00151A77" w:rsidDel="0034346E" w:rsidRDefault="005D1962">
      <w:pPr>
        <w:rPr>
          <w:del w:id="1017" w:author="Jiahao XU" w:date="2021-12-14T12:23:00Z"/>
          <w:rFonts w:ascii="Times New Roman" w:hAnsi="Times New Roman" w:cs="Times New Roman"/>
          <w:sz w:val="18"/>
          <w:szCs w:val="18"/>
          <w:rPrChange w:id="1018" w:author="Jiahao XU" w:date="2021-12-15T18:37:00Z">
            <w:rPr>
              <w:del w:id="1019" w:author="Jiahao XU" w:date="2021-12-14T12:23:00Z"/>
              <w:rFonts w:ascii="Times New Roman" w:hAnsi="Times New Roman" w:cs="Times New Roman"/>
              <w:b/>
              <w:bCs/>
              <w:sz w:val="18"/>
              <w:szCs w:val="18"/>
            </w:rPr>
          </w:rPrChange>
        </w:rPr>
      </w:pPr>
      <w:del w:id="1020" w:author="Jiahao XU" w:date="2021-12-14T12:23:00Z">
        <w:r w:rsidRPr="00151A77" w:rsidDel="0034346E">
          <w:rPr>
            <w:rFonts w:ascii="Times New Roman" w:hAnsi="Times New Roman" w:cs="Times New Roman"/>
            <w:sz w:val="18"/>
            <w:szCs w:val="18"/>
            <w:rPrChange w:id="1021" w:author="Jiahao XU" w:date="2021-12-15T18:37:00Z">
              <w:rPr>
                <w:rFonts w:ascii="Times New Roman" w:hAnsi="Times New Roman" w:cs="Times New Roman"/>
                <w:b/>
                <w:bCs/>
                <w:sz w:val="18"/>
                <w:szCs w:val="18"/>
              </w:rPr>
            </w:rPrChange>
          </w:rPr>
          <w:delText xml:space="preserve"> </w:delText>
        </w:r>
        <w:r w:rsidR="00F1769A" w:rsidRPr="00151A77" w:rsidDel="0034346E">
          <w:rPr>
            <w:rFonts w:ascii="Times New Roman" w:hAnsi="Times New Roman" w:cs="Times New Roman"/>
            <w:sz w:val="18"/>
            <w:szCs w:val="18"/>
            <w:rPrChange w:id="1022" w:author="Jiahao XU" w:date="2021-12-15T18:37:00Z">
              <w:rPr>
                <w:rFonts w:ascii="Times New Roman" w:hAnsi="Times New Roman" w:cs="Times New Roman"/>
                <w:b/>
                <w:bCs/>
                <w:sz w:val="18"/>
                <w:szCs w:val="18"/>
              </w:rPr>
            </w:rPrChange>
          </w:rPr>
          <w:delText>C</w:delText>
        </w:r>
        <w:r w:rsidR="00F1636C" w:rsidRPr="00151A77" w:rsidDel="0034346E">
          <w:rPr>
            <w:rFonts w:ascii="Times New Roman" w:hAnsi="Times New Roman" w:cs="Times New Roman"/>
            <w:sz w:val="18"/>
            <w:szCs w:val="18"/>
            <w:rPrChange w:id="1023" w:author="Jiahao XU" w:date="2021-12-15T18:37:00Z">
              <w:rPr>
                <w:rFonts w:ascii="Times New Roman" w:hAnsi="Times New Roman" w:cs="Times New Roman"/>
                <w:b/>
                <w:bCs/>
                <w:sz w:val="18"/>
                <w:szCs w:val="18"/>
              </w:rPr>
            </w:rPrChange>
          </w:rPr>
          <w:delText>amera’s Control</w:delText>
        </w:r>
      </w:del>
    </w:p>
    <w:p w14:paraId="0DED5281" w14:textId="2D27CE79" w:rsidR="005C0F8E" w:rsidRPr="00151A77" w:rsidDel="0034346E" w:rsidRDefault="00F1769A">
      <w:pPr>
        <w:rPr>
          <w:del w:id="1024" w:author="Jiahao XU" w:date="2021-12-14T12:23:00Z"/>
          <w:rFonts w:ascii="Times New Roman" w:hAnsi="Times New Roman" w:cs="Times New Roman"/>
          <w:sz w:val="18"/>
          <w:szCs w:val="18"/>
          <w:rPrChange w:id="1025" w:author="Jiahao XU" w:date="2021-12-15T18:37:00Z">
            <w:rPr>
              <w:del w:id="1026" w:author="Jiahao XU" w:date="2021-12-14T12:23:00Z"/>
            </w:rPr>
          </w:rPrChange>
        </w:rPr>
        <w:pPrChange w:id="1027" w:author="Jiahao XU" w:date="2021-12-14T14:57:00Z">
          <w:pPr>
            <w:ind w:firstLine="720"/>
          </w:pPr>
        </w:pPrChange>
      </w:pPr>
      <w:del w:id="1028" w:author="Jiahao XU" w:date="2021-12-14T12:23:00Z">
        <w:r w:rsidRPr="00151A77" w:rsidDel="0034346E">
          <w:rPr>
            <w:rFonts w:ascii="Times New Roman" w:hAnsi="Times New Roman" w:cs="Times New Roman"/>
            <w:sz w:val="18"/>
            <w:szCs w:val="18"/>
            <w:rPrChange w:id="1029" w:author="Jiahao XU" w:date="2021-12-15T18:37:00Z">
              <w:rPr/>
            </w:rPrChange>
          </w:rPr>
          <w:delText>After</w:delText>
        </w:r>
        <w:r w:rsidR="002323C3" w:rsidRPr="00151A77" w:rsidDel="0034346E">
          <w:rPr>
            <w:rFonts w:ascii="Times New Roman" w:hAnsi="Times New Roman" w:cs="Times New Roman"/>
            <w:sz w:val="18"/>
            <w:szCs w:val="18"/>
            <w:rPrChange w:id="1030" w:author="Jiahao XU" w:date="2021-12-15T18:37:00Z">
              <w:rPr/>
            </w:rPrChange>
          </w:rPr>
          <w:delText xml:space="preserve"> </w:delText>
        </w:r>
        <w:r w:rsidRPr="00151A77" w:rsidDel="0034346E">
          <w:rPr>
            <w:rFonts w:ascii="Times New Roman" w:hAnsi="Times New Roman" w:cs="Times New Roman"/>
            <w:sz w:val="18"/>
            <w:szCs w:val="18"/>
            <w:rPrChange w:id="1031" w:author="Jiahao XU" w:date="2021-12-15T18:37:00Z">
              <w:rPr/>
            </w:rPrChange>
          </w:rPr>
          <w:delText>calculat</w:delText>
        </w:r>
        <w:r w:rsidR="002323C3" w:rsidRPr="00151A77" w:rsidDel="0034346E">
          <w:rPr>
            <w:rFonts w:ascii="Times New Roman" w:hAnsi="Times New Roman" w:cs="Times New Roman"/>
            <w:sz w:val="18"/>
            <w:szCs w:val="18"/>
            <w:rPrChange w:id="1032" w:author="Jiahao XU" w:date="2021-12-15T18:37:00Z">
              <w:rPr/>
            </w:rPrChange>
          </w:rPr>
          <w:delText>ing</w:delText>
        </w:r>
        <w:r w:rsidRPr="00151A77" w:rsidDel="0034346E">
          <w:rPr>
            <w:rFonts w:ascii="Times New Roman" w:hAnsi="Times New Roman" w:cs="Times New Roman"/>
            <w:sz w:val="18"/>
            <w:szCs w:val="18"/>
            <w:rPrChange w:id="1033" w:author="Jiahao XU" w:date="2021-12-15T18:37:00Z">
              <w:rPr/>
            </w:rPrChange>
          </w:rPr>
          <w:delText xml:space="preserve"> out the ideal pan and tilt angel at every timestamp, the rest is all about the control part</w:delText>
        </w:r>
        <w:r w:rsidR="002323C3" w:rsidRPr="00151A77" w:rsidDel="0034346E">
          <w:rPr>
            <w:rFonts w:ascii="Times New Roman" w:hAnsi="Times New Roman" w:cs="Times New Roman"/>
            <w:sz w:val="18"/>
            <w:szCs w:val="18"/>
            <w:rPrChange w:id="1034" w:author="Jiahao XU" w:date="2021-12-15T18:37:00Z">
              <w:rPr/>
            </w:rPrChange>
          </w:rPr>
          <w:delText>.</w:delText>
        </w:r>
        <w:r w:rsidRPr="00151A77" w:rsidDel="0034346E">
          <w:rPr>
            <w:rFonts w:ascii="Times New Roman" w:hAnsi="Times New Roman" w:cs="Times New Roman"/>
            <w:sz w:val="18"/>
            <w:szCs w:val="18"/>
            <w:rPrChange w:id="1035" w:author="Jiahao XU" w:date="2021-12-15T18:37:00Z">
              <w:rPr/>
            </w:rPrChange>
          </w:rPr>
          <w:delText xml:space="preserve"> </w:delText>
        </w:r>
        <w:r w:rsidR="002323C3" w:rsidRPr="00151A77" w:rsidDel="0034346E">
          <w:rPr>
            <w:rFonts w:ascii="Times New Roman" w:hAnsi="Times New Roman" w:cs="Times New Roman"/>
            <w:sz w:val="18"/>
            <w:szCs w:val="18"/>
            <w:rPrChange w:id="1036" w:author="Jiahao XU" w:date="2021-12-15T18:37:00Z">
              <w:rPr/>
            </w:rPrChange>
          </w:rPr>
          <w:delText xml:space="preserve">Because </w:delText>
        </w:r>
        <w:r w:rsidRPr="00151A77" w:rsidDel="0034346E">
          <w:rPr>
            <w:rFonts w:ascii="Times New Roman" w:hAnsi="Times New Roman" w:cs="Times New Roman"/>
            <w:sz w:val="18"/>
            <w:szCs w:val="18"/>
            <w:rPrChange w:id="1037" w:author="Jiahao XU" w:date="2021-12-15T18:37:00Z">
              <w:rPr/>
            </w:rPrChange>
          </w:rPr>
          <w:delText xml:space="preserve">the kinematic equation </w:delText>
        </w:r>
        <w:r w:rsidR="002323C3" w:rsidRPr="00151A77" w:rsidDel="0034346E">
          <w:rPr>
            <w:rFonts w:ascii="Times New Roman" w:hAnsi="Times New Roman" w:cs="Times New Roman"/>
            <w:sz w:val="18"/>
            <w:szCs w:val="18"/>
            <w:rPrChange w:id="1038" w:author="Jiahao XU" w:date="2021-12-15T18:37:00Z">
              <w:rPr/>
            </w:rPrChange>
          </w:rPr>
          <w:delText>is known</w:delText>
        </w:r>
        <w:r w:rsidR="00CA5BDC" w:rsidRPr="00151A77" w:rsidDel="0034346E">
          <w:rPr>
            <w:rFonts w:ascii="Times New Roman" w:hAnsi="Times New Roman" w:cs="Times New Roman" w:hint="eastAsia"/>
            <w:sz w:val="18"/>
            <w:szCs w:val="18"/>
            <w:rPrChange w:id="1039" w:author="Jiahao XU" w:date="2021-12-15T18:37:00Z">
              <w:rPr>
                <w:rFonts w:hint="eastAsia"/>
              </w:rPr>
            </w:rPrChange>
          </w:rPr>
          <w:delText xml:space="preserve">, </w:delText>
        </w:r>
        <w:r w:rsidRPr="00151A77" w:rsidDel="0034346E">
          <w:rPr>
            <w:rFonts w:ascii="Times New Roman" w:hAnsi="Times New Roman" w:cs="Times New Roman"/>
            <w:sz w:val="18"/>
            <w:szCs w:val="18"/>
            <w:rPrChange w:id="1040" w:author="Jiahao XU" w:date="2021-12-15T18:37:00Z">
              <w:rPr/>
            </w:rPrChange>
          </w:rPr>
          <w:delText>the LQR controller</w:delText>
        </w:r>
        <w:r w:rsidR="002323C3" w:rsidRPr="00151A77" w:rsidDel="0034346E">
          <w:rPr>
            <w:rFonts w:ascii="Times New Roman" w:hAnsi="Times New Roman" w:cs="Times New Roman"/>
            <w:sz w:val="18"/>
            <w:szCs w:val="18"/>
            <w:rPrChange w:id="1041" w:author="Jiahao XU" w:date="2021-12-15T18:37:00Z">
              <w:rPr/>
            </w:rPrChange>
          </w:rPr>
          <w:delText xml:space="preserve"> will be a suitable choice</w:delText>
        </w:r>
        <w:r w:rsidRPr="00151A77" w:rsidDel="0034346E">
          <w:rPr>
            <w:rFonts w:ascii="Times New Roman" w:hAnsi="Times New Roman" w:cs="Times New Roman"/>
            <w:sz w:val="18"/>
            <w:szCs w:val="18"/>
            <w:rPrChange w:id="1042" w:author="Jiahao XU" w:date="2021-12-15T18:37:00Z">
              <w:rPr/>
            </w:rPrChange>
          </w:rPr>
          <w:delText>.</w:delText>
        </w:r>
        <w:r w:rsidR="002323C3" w:rsidRPr="00151A77" w:rsidDel="0034346E">
          <w:rPr>
            <w:rFonts w:ascii="Times New Roman" w:hAnsi="Times New Roman" w:cs="Times New Roman"/>
            <w:sz w:val="18"/>
            <w:szCs w:val="18"/>
            <w:rPrChange w:id="1043" w:author="Jiahao XU" w:date="2021-12-15T18:37:00Z">
              <w:rPr/>
            </w:rPrChange>
          </w:rPr>
          <w:delText xml:space="preserve"> T</w:delText>
        </w:r>
        <w:r w:rsidRPr="00151A77" w:rsidDel="0034346E">
          <w:rPr>
            <w:rFonts w:ascii="Times New Roman" w:hAnsi="Times New Roman" w:cs="Times New Roman"/>
            <w:sz w:val="18"/>
            <w:szCs w:val="18"/>
            <w:rPrChange w:id="1044" w:author="Jiahao XU" w:date="2021-12-15T18:37:00Z">
              <w:rPr/>
            </w:rPrChange>
          </w:rPr>
          <w:delText xml:space="preserve">he input </w:delText>
        </w:r>
        <w:r w:rsidR="00BD46F1" w:rsidRPr="00151A77" w:rsidDel="0034346E">
          <w:rPr>
            <w:rFonts w:ascii="Times New Roman" w:hAnsi="Times New Roman" w:cs="Times New Roman"/>
            <w:sz w:val="18"/>
            <w:szCs w:val="18"/>
            <w:rPrChange w:id="1045" w:author="Jiahao XU" w:date="2021-12-15T18:37:00Z">
              <w:rPr/>
            </w:rPrChange>
          </w:rPr>
          <w:delText>needs</w:delText>
        </w:r>
        <w:r w:rsidR="002323C3" w:rsidRPr="00151A77" w:rsidDel="0034346E">
          <w:rPr>
            <w:rFonts w:ascii="Times New Roman" w:hAnsi="Times New Roman" w:cs="Times New Roman"/>
            <w:sz w:val="18"/>
            <w:szCs w:val="18"/>
            <w:rPrChange w:id="1046" w:author="Jiahao XU" w:date="2021-12-15T18:37:00Z">
              <w:rPr/>
            </w:rPrChange>
          </w:rPr>
          <w:delText xml:space="preserve"> </w:delText>
        </w:r>
        <w:r w:rsidRPr="00151A77" w:rsidDel="0034346E">
          <w:rPr>
            <w:rFonts w:ascii="Times New Roman" w:hAnsi="Times New Roman" w:cs="Times New Roman"/>
            <w:sz w:val="18"/>
            <w:szCs w:val="18"/>
            <w:rPrChange w:id="1047" w:author="Jiahao XU" w:date="2021-12-15T18:37:00Z">
              <w:rPr/>
            </w:rPrChange>
          </w:rPr>
          <w:delText xml:space="preserve">to be smaller and the pan and tilt </w:delText>
        </w:r>
        <w:r w:rsidR="00CA5BDC" w:rsidRPr="00151A77" w:rsidDel="0034346E">
          <w:rPr>
            <w:rFonts w:ascii="Times New Roman" w:hAnsi="Times New Roman" w:cs="Times New Roman" w:hint="eastAsia"/>
            <w:sz w:val="18"/>
            <w:szCs w:val="18"/>
            <w:rPrChange w:id="1048" w:author="Jiahao XU" w:date="2021-12-15T18:37:00Z">
              <w:rPr>
                <w:rFonts w:hint="eastAsia"/>
              </w:rPr>
            </w:rPrChange>
          </w:rPr>
          <w:delText xml:space="preserve">are </w:delText>
        </w:r>
        <w:r w:rsidRPr="00151A77" w:rsidDel="0034346E">
          <w:rPr>
            <w:rFonts w:ascii="Times New Roman" w:hAnsi="Times New Roman" w:cs="Times New Roman"/>
            <w:sz w:val="18"/>
            <w:szCs w:val="18"/>
            <w:rPrChange w:id="1049" w:author="Jiahao XU" w:date="2021-12-15T18:37:00Z">
              <w:rPr/>
            </w:rPrChange>
          </w:rPr>
          <w:delText xml:space="preserve">less sensitive. </w:delText>
        </w:r>
        <w:r w:rsidR="00CA5BDC" w:rsidRPr="00151A77" w:rsidDel="0034346E">
          <w:rPr>
            <w:rFonts w:ascii="Times New Roman" w:hAnsi="Times New Roman" w:cs="Times New Roman" w:hint="eastAsia"/>
            <w:sz w:val="18"/>
            <w:szCs w:val="18"/>
            <w:rPrChange w:id="1050" w:author="Jiahao XU" w:date="2021-12-15T18:37:00Z">
              <w:rPr>
                <w:rFonts w:hint="eastAsia"/>
              </w:rPr>
            </w:rPrChange>
          </w:rPr>
          <w:delText>Based on that,</w:delText>
        </w:r>
        <w:r w:rsidRPr="00151A77" w:rsidDel="0034346E">
          <w:rPr>
            <w:rFonts w:ascii="Times New Roman" w:hAnsi="Times New Roman" w:cs="Times New Roman"/>
            <w:sz w:val="18"/>
            <w:szCs w:val="18"/>
            <w:rPrChange w:id="1051" w:author="Jiahao XU" w:date="2021-12-15T18:37:00Z">
              <w:rPr/>
            </w:rPrChange>
          </w:rPr>
          <w:delText xml:space="preserve"> Q </w:delText>
        </w:r>
        <w:r w:rsidR="00CA5BDC" w:rsidRPr="00151A77" w:rsidDel="0034346E">
          <w:rPr>
            <w:rFonts w:ascii="Times New Roman" w:hAnsi="Times New Roman" w:cs="Times New Roman" w:hint="eastAsia"/>
            <w:sz w:val="18"/>
            <w:szCs w:val="18"/>
            <w:rPrChange w:id="1052" w:author="Jiahao XU" w:date="2021-12-15T18:37:00Z">
              <w:rPr>
                <w:rFonts w:hint="eastAsia"/>
              </w:rPr>
            </w:rPrChange>
          </w:rPr>
          <w:delText>is tuned</w:delText>
        </w:r>
        <w:r w:rsidRPr="00151A77" w:rsidDel="0034346E">
          <w:rPr>
            <w:rFonts w:ascii="Times New Roman" w:hAnsi="Times New Roman" w:cs="Times New Roman"/>
            <w:sz w:val="18"/>
            <w:szCs w:val="18"/>
            <w:rPrChange w:id="1053" w:author="Jiahao XU" w:date="2021-12-15T18:37:00Z">
              <w:rPr/>
            </w:rPrChange>
          </w:rPr>
          <w:delText xml:space="preserve"> </w:delText>
        </w:r>
        <w:r w:rsidR="00BD46F1" w:rsidRPr="00151A77" w:rsidDel="0034346E">
          <w:rPr>
            <w:rFonts w:ascii="Times New Roman" w:hAnsi="Times New Roman" w:cs="Times New Roman"/>
            <w:sz w:val="18"/>
            <w:szCs w:val="18"/>
            <w:rPrChange w:id="1054" w:author="Jiahao XU" w:date="2021-12-15T18:37:00Z">
              <w:rPr/>
            </w:rPrChange>
          </w:rPr>
          <w:delText>small</w:delText>
        </w:r>
        <w:r w:rsidR="00CA5BDC" w:rsidRPr="00151A77" w:rsidDel="0034346E">
          <w:rPr>
            <w:rFonts w:ascii="Times New Roman" w:hAnsi="Times New Roman" w:cs="Times New Roman" w:hint="eastAsia"/>
            <w:sz w:val="18"/>
            <w:szCs w:val="18"/>
            <w:rPrChange w:id="1055" w:author="Jiahao XU" w:date="2021-12-15T18:37:00Z">
              <w:rPr>
                <w:rFonts w:hint="eastAsia"/>
              </w:rPr>
            </w:rPrChange>
          </w:rPr>
          <w:delText>er</w:delText>
        </w:r>
        <w:r w:rsidR="00BD46F1" w:rsidRPr="00151A77" w:rsidDel="0034346E">
          <w:rPr>
            <w:rFonts w:ascii="Times New Roman" w:hAnsi="Times New Roman" w:cs="Times New Roman"/>
            <w:sz w:val="18"/>
            <w:szCs w:val="18"/>
            <w:rPrChange w:id="1056" w:author="Jiahao XU" w:date="2021-12-15T18:37:00Z">
              <w:rPr/>
            </w:rPrChange>
          </w:rPr>
          <w:delText>,</w:delText>
        </w:r>
        <w:r w:rsidRPr="00151A77" w:rsidDel="0034346E">
          <w:rPr>
            <w:rFonts w:ascii="Times New Roman" w:hAnsi="Times New Roman" w:cs="Times New Roman"/>
            <w:sz w:val="18"/>
            <w:szCs w:val="18"/>
            <w:rPrChange w:id="1057" w:author="Jiahao XU" w:date="2021-12-15T18:37:00Z">
              <w:rPr/>
            </w:rPrChange>
          </w:rPr>
          <w:delText xml:space="preserve"> and R </w:delText>
        </w:r>
        <w:r w:rsidR="00CA5BDC" w:rsidRPr="00151A77" w:rsidDel="0034346E">
          <w:rPr>
            <w:rFonts w:ascii="Times New Roman" w:hAnsi="Times New Roman" w:cs="Times New Roman" w:hint="eastAsia"/>
            <w:sz w:val="18"/>
            <w:szCs w:val="18"/>
            <w:rPrChange w:id="1058" w:author="Jiahao XU" w:date="2021-12-15T18:37:00Z">
              <w:rPr>
                <w:rFonts w:hint="eastAsia"/>
              </w:rPr>
            </w:rPrChange>
          </w:rPr>
          <w:delText xml:space="preserve">is </w:delText>
        </w:r>
        <w:r w:rsidRPr="00151A77" w:rsidDel="0034346E">
          <w:rPr>
            <w:rFonts w:ascii="Times New Roman" w:hAnsi="Times New Roman" w:cs="Times New Roman"/>
            <w:sz w:val="18"/>
            <w:szCs w:val="18"/>
            <w:rPrChange w:id="1059" w:author="Jiahao XU" w:date="2021-12-15T18:37:00Z">
              <w:rPr/>
            </w:rPrChange>
          </w:rPr>
          <w:delText>big</w:delText>
        </w:r>
        <w:r w:rsidR="00CA5BDC" w:rsidRPr="00151A77" w:rsidDel="0034346E">
          <w:rPr>
            <w:rFonts w:ascii="Times New Roman" w:hAnsi="Times New Roman" w:cs="Times New Roman" w:hint="eastAsia"/>
            <w:sz w:val="18"/>
            <w:szCs w:val="18"/>
            <w:rPrChange w:id="1060" w:author="Jiahao XU" w:date="2021-12-15T18:37:00Z">
              <w:rPr>
                <w:rFonts w:hint="eastAsia"/>
              </w:rPr>
            </w:rPrChange>
          </w:rPr>
          <w:delText>ger</w:delText>
        </w:r>
        <w:r w:rsidRPr="00151A77" w:rsidDel="0034346E">
          <w:rPr>
            <w:rFonts w:ascii="Times New Roman" w:hAnsi="Times New Roman" w:cs="Times New Roman"/>
            <w:sz w:val="18"/>
            <w:szCs w:val="18"/>
            <w:rPrChange w:id="1061" w:author="Jiahao XU" w:date="2021-12-15T18:37:00Z">
              <w:rPr/>
            </w:rPrChange>
          </w:rPr>
          <w:delText xml:space="preserve">. </w:delText>
        </w:r>
        <w:r w:rsidR="00CA5BDC" w:rsidRPr="00151A77" w:rsidDel="0034346E">
          <w:rPr>
            <w:rFonts w:ascii="Times New Roman" w:hAnsi="Times New Roman" w:cs="Times New Roman" w:hint="eastAsia"/>
            <w:sz w:val="18"/>
            <w:szCs w:val="18"/>
            <w:rPrChange w:id="1062" w:author="Jiahao XU" w:date="2021-12-15T18:37:00Z">
              <w:rPr>
                <w:rFonts w:hint="eastAsia"/>
              </w:rPr>
            </w:rPrChange>
          </w:rPr>
          <w:delText>Then,</w:delText>
        </w:r>
        <w:r w:rsidR="00C67732" w:rsidRPr="00151A77" w:rsidDel="0034346E">
          <w:rPr>
            <w:rFonts w:ascii="Times New Roman" w:hAnsi="Times New Roman" w:cs="Times New Roman"/>
            <w:sz w:val="18"/>
            <w:szCs w:val="18"/>
            <w:rPrChange w:id="1063" w:author="Jiahao XU" w:date="2021-12-15T18:37:00Z">
              <w:rPr/>
            </w:rPrChange>
          </w:rPr>
          <w:delText xml:space="preserve"> using</w:delText>
        </w:r>
        <w:r w:rsidRPr="00151A77" w:rsidDel="0034346E">
          <w:rPr>
            <w:rFonts w:ascii="Times New Roman" w:hAnsi="Times New Roman" w:cs="Times New Roman"/>
            <w:sz w:val="18"/>
            <w:szCs w:val="18"/>
            <w:rPrChange w:id="1064" w:author="Jiahao XU" w:date="2021-12-15T18:37:00Z">
              <w:rPr/>
            </w:rPrChange>
          </w:rPr>
          <w:delText xml:space="preserve"> a for loop to do the simulation. At each timestamp,</w:delText>
        </w:r>
        <w:r w:rsidR="00C67732" w:rsidRPr="00151A77" w:rsidDel="0034346E">
          <w:rPr>
            <w:rFonts w:ascii="Times New Roman" w:hAnsi="Times New Roman" w:cs="Times New Roman"/>
            <w:sz w:val="18"/>
            <w:szCs w:val="18"/>
            <w:rPrChange w:id="1065" w:author="Jiahao XU" w:date="2021-12-15T18:37:00Z">
              <w:rPr/>
            </w:rPrChange>
          </w:rPr>
          <w:delText xml:space="preserve"> </w:delText>
        </w:r>
        <w:r w:rsidRPr="00151A77" w:rsidDel="0034346E">
          <w:rPr>
            <w:rFonts w:ascii="Times New Roman" w:hAnsi="Times New Roman" w:cs="Times New Roman"/>
            <w:sz w:val="18"/>
            <w:szCs w:val="18"/>
            <w:rPrChange w:id="1066" w:author="Jiahao XU" w:date="2021-12-15T18:37:00Z">
              <w:rPr/>
            </w:rPrChange>
          </w:rPr>
          <w:delText xml:space="preserve">the state </w:delText>
        </w:r>
        <w:r w:rsidR="00C67732" w:rsidRPr="00151A77" w:rsidDel="0034346E">
          <w:rPr>
            <w:rFonts w:ascii="Times New Roman" w:hAnsi="Times New Roman" w:cs="Times New Roman"/>
            <w:sz w:val="18"/>
            <w:szCs w:val="18"/>
            <w:rPrChange w:id="1067" w:author="Jiahao XU" w:date="2021-12-15T18:37:00Z">
              <w:rPr/>
            </w:rPrChange>
          </w:rPr>
          <w:delText xml:space="preserve">can be known </w:delText>
        </w:r>
        <w:r w:rsidRPr="00151A77" w:rsidDel="0034346E">
          <w:rPr>
            <w:rFonts w:ascii="Times New Roman" w:hAnsi="Times New Roman" w:cs="Times New Roman"/>
            <w:sz w:val="18"/>
            <w:szCs w:val="18"/>
            <w:rPrChange w:id="1068" w:author="Jiahao XU" w:date="2021-12-15T18:37:00Z">
              <w:rPr/>
            </w:rPrChange>
          </w:rPr>
          <w:delText xml:space="preserve">using the kinematic model, and </w:delText>
        </w:r>
        <w:r w:rsidR="00C67732" w:rsidRPr="00151A77" w:rsidDel="0034346E">
          <w:rPr>
            <w:rFonts w:ascii="Times New Roman" w:hAnsi="Times New Roman" w:cs="Times New Roman"/>
            <w:sz w:val="18"/>
            <w:szCs w:val="18"/>
            <w:rPrChange w:id="1069" w:author="Jiahao XU" w:date="2021-12-15T18:37:00Z">
              <w:rPr/>
            </w:rPrChange>
          </w:rPr>
          <w:delText xml:space="preserve">then </w:delText>
        </w:r>
        <w:r w:rsidRPr="00151A77" w:rsidDel="0034346E">
          <w:rPr>
            <w:rFonts w:ascii="Times New Roman" w:hAnsi="Times New Roman" w:cs="Times New Roman"/>
            <w:sz w:val="18"/>
            <w:szCs w:val="18"/>
            <w:rPrChange w:id="1070" w:author="Jiahao XU" w:date="2021-12-15T18:37:00Z">
              <w:rPr/>
            </w:rPrChange>
          </w:rPr>
          <w:delText xml:space="preserve">subtract the state to the target state and multiply if with </w:delText>
        </w:r>
        <w:r w:rsidR="00BD46F1" w:rsidRPr="00151A77" w:rsidDel="0034346E">
          <w:rPr>
            <w:rFonts w:ascii="Times New Roman" w:hAnsi="Times New Roman" w:cs="Times New Roman"/>
            <w:sz w:val="18"/>
            <w:szCs w:val="18"/>
            <w:rPrChange w:id="1071" w:author="Jiahao XU" w:date="2021-12-15T18:37:00Z">
              <w:rPr/>
            </w:rPrChange>
          </w:rPr>
          <w:delText>K (</w:delText>
        </w:r>
        <w:r w:rsidRPr="00151A77" w:rsidDel="0034346E">
          <w:rPr>
            <w:rFonts w:ascii="Times New Roman" w:hAnsi="Times New Roman" w:cs="Times New Roman"/>
            <w:sz w:val="18"/>
            <w:szCs w:val="18"/>
            <w:rPrChange w:id="1072" w:author="Jiahao XU" w:date="2021-12-15T18:37:00Z">
              <w:rPr/>
            </w:rPrChange>
          </w:rPr>
          <w:delText>calculated out by LQR controller.) And calculat</w:delText>
        </w:r>
        <w:r w:rsidR="00C67732" w:rsidRPr="00151A77" w:rsidDel="0034346E">
          <w:rPr>
            <w:rFonts w:ascii="Times New Roman" w:hAnsi="Times New Roman" w:cs="Times New Roman"/>
            <w:sz w:val="18"/>
            <w:szCs w:val="18"/>
            <w:rPrChange w:id="1073" w:author="Jiahao XU" w:date="2021-12-15T18:37:00Z">
              <w:rPr/>
            </w:rPrChange>
          </w:rPr>
          <w:delText>ing</w:delText>
        </w:r>
        <w:r w:rsidRPr="00151A77" w:rsidDel="0034346E">
          <w:rPr>
            <w:rFonts w:ascii="Times New Roman" w:hAnsi="Times New Roman" w:cs="Times New Roman"/>
            <w:sz w:val="18"/>
            <w:szCs w:val="18"/>
            <w:rPrChange w:id="1074" w:author="Jiahao XU" w:date="2021-12-15T18:37:00Z">
              <w:rPr/>
            </w:rPrChange>
          </w:rPr>
          <w:delText xml:space="preserve"> out the projection of the Field-of-View</w:delText>
        </w:r>
        <w:r w:rsidR="00DC46E3" w:rsidRPr="00151A77" w:rsidDel="0034346E">
          <w:rPr>
            <w:rFonts w:ascii="Times New Roman" w:hAnsi="Times New Roman" w:cs="Times New Roman"/>
            <w:sz w:val="18"/>
            <w:szCs w:val="18"/>
            <w:rPrChange w:id="1075" w:author="Jiahao XU" w:date="2021-12-15T18:37:00Z">
              <w:rPr/>
            </w:rPrChange>
          </w:rPr>
          <w:delText xml:space="preserve">. According to the characteristic of the pinhole camera, </w:delText>
        </w:r>
        <w:r w:rsidR="00C67732" w:rsidRPr="00151A77" w:rsidDel="0034346E">
          <w:rPr>
            <w:rFonts w:ascii="Times New Roman" w:hAnsi="Times New Roman" w:cs="Times New Roman"/>
            <w:sz w:val="18"/>
            <w:szCs w:val="18"/>
            <w:rPrChange w:id="1076" w:author="Jiahao XU" w:date="2021-12-15T18:37:00Z">
              <w:rPr/>
            </w:rPrChange>
          </w:rPr>
          <w:delText>t</w:delText>
        </w:r>
        <w:r w:rsidR="00DC46E3" w:rsidRPr="00151A77" w:rsidDel="0034346E">
          <w:rPr>
            <w:rFonts w:ascii="Times New Roman" w:hAnsi="Times New Roman" w:cs="Times New Roman"/>
            <w:sz w:val="18"/>
            <w:szCs w:val="18"/>
            <w:rPrChange w:id="1077" w:author="Jiahao XU" w:date="2021-12-15T18:37:00Z">
              <w:rPr/>
            </w:rPrChange>
          </w:rPr>
          <w:delText>here are several physical constraints: The pan is from 0 to 2π</w:delText>
        </w:r>
      </w:del>
      <w:del w:id="1078" w:author="Jiahao XU" w:date="2021-12-04T16:12:00Z">
        <w:r w:rsidR="00DC46E3" w:rsidRPr="00151A77" w:rsidDel="005C0F8E">
          <w:rPr>
            <w:rFonts w:ascii="Times New Roman" w:hAnsi="Times New Roman" w:cs="Times New Roman"/>
            <w:sz w:val="18"/>
            <w:szCs w:val="18"/>
            <w:rPrChange w:id="1079" w:author="Jiahao XU" w:date="2021-12-15T18:37:00Z">
              <w:rPr/>
            </w:rPrChange>
          </w:rPr>
          <w:delText>，</w:delText>
        </w:r>
      </w:del>
      <w:del w:id="1080" w:author="Jiahao XU" w:date="2021-12-14T12:23:00Z">
        <w:r w:rsidR="00DC46E3" w:rsidRPr="00151A77" w:rsidDel="0034346E">
          <w:rPr>
            <w:rFonts w:ascii="Times New Roman" w:hAnsi="Times New Roman" w:cs="Times New Roman"/>
            <w:sz w:val="18"/>
            <w:szCs w:val="18"/>
            <w:rPrChange w:id="1081" w:author="Jiahao XU" w:date="2021-12-15T18:37:00Z">
              <w:rPr/>
            </w:rPrChange>
          </w:rPr>
          <w:delText>the tilt if from π/2 to π</w:delText>
        </w:r>
        <w:r w:rsidR="00206BD1" w:rsidRPr="00151A77" w:rsidDel="0034346E">
          <w:rPr>
            <w:rFonts w:ascii="Times New Roman" w:hAnsi="Times New Roman" w:cs="Times New Roman" w:hint="eastAsia"/>
            <w:sz w:val="18"/>
            <w:szCs w:val="18"/>
            <w:rPrChange w:id="1082" w:author="Jiahao XU" w:date="2021-12-15T18:37:00Z">
              <w:rPr>
                <w:rFonts w:hint="eastAsia"/>
              </w:rPr>
            </w:rPrChange>
          </w:rPr>
          <w:delText>,</w:delText>
        </w:r>
        <w:r w:rsidR="00206BD1" w:rsidRPr="00151A77" w:rsidDel="0034346E">
          <w:rPr>
            <w:rFonts w:ascii="Times New Roman" w:hAnsi="Times New Roman" w:cs="Times New Roman"/>
            <w:sz w:val="18"/>
            <w:szCs w:val="18"/>
            <w:rPrChange w:id="1083" w:author="Jiahao XU" w:date="2021-12-15T18:37:00Z">
              <w:rPr/>
            </w:rPrChange>
          </w:rPr>
          <w:delText xml:space="preserve"> </w:delText>
        </w:r>
        <w:r w:rsidR="00DC46E3" w:rsidRPr="00151A77" w:rsidDel="0034346E">
          <w:rPr>
            <w:rFonts w:ascii="Times New Roman" w:hAnsi="Times New Roman" w:cs="Times New Roman"/>
            <w:sz w:val="18"/>
            <w:szCs w:val="18"/>
            <w:rPrChange w:id="1084" w:author="Jiahao XU" w:date="2021-12-15T18:37:00Z">
              <w:rPr/>
            </w:rPrChange>
          </w:rPr>
          <w:delText xml:space="preserve">the angular velocity of the pan and tilt can’t be larger than 100°/s and the input should be from -1 to 1. In order to perfectly follow the target, </w:delText>
        </w:r>
        <w:r w:rsidR="00BD46F1" w:rsidRPr="00151A77" w:rsidDel="0034346E">
          <w:rPr>
            <w:rFonts w:ascii="Times New Roman" w:hAnsi="Times New Roman" w:cs="Times New Roman"/>
            <w:sz w:val="18"/>
            <w:szCs w:val="18"/>
            <w:rPrChange w:id="1085" w:author="Jiahao XU" w:date="2021-12-15T18:37:00Z">
              <w:rPr/>
            </w:rPrChange>
          </w:rPr>
          <w:delText>losing</w:delText>
        </w:r>
        <w:r w:rsidR="00DC46E3" w:rsidRPr="00151A77" w:rsidDel="0034346E">
          <w:rPr>
            <w:rFonts w:ascii="Times New Roman" w:hAnsi="Times New Roman" w:cs="Times New Roman"/>
            <w:sz w:val="18"/>
            <w:szCs w:val="18"/>
            <w:rPrChange w:id="1086" w:author="Jiahao XU" w:date="2021-12-15T18:37:00Z">
              <w:rPr/>
            </w:rPrChange>
          </w:rPr>
          <w:delText xml:space="preserve"> the constraint of the input </w:delText>
        </w:r>
        <w:r w:rsidR="00C67732" w:rsidRPr="00151A77" w:rsidDel="0034346E">
          <w:rPr>
            <w:rFonts w:ascii="Times New Roman" w:hAnsi="Times New Roman" w:cs="Times New Roman"/>
            <w:sz w:val="18"/>
            <w:szCs w:val="18"/>
            <w:rPrChange w:id="1087" w:author="Jiahao XU" w:date="2021-12-15T18:37:00Z">
              <w:rPr/>
            </w:rPrChange>
          </w:rPr>
          <w:delText xml:space="preserve">is </w:delText>
        </w:r>
        <w:r w:rsidR="00CA5BDC" w:rsidRPr="00151A77" w:rsidDel="0034346E">
          <w:rPr>
            <w:rFonts w:ascii="Times New Roman" w:hAnsi="Times New Roman" w:cs="Times New Roman" w:hint="eastAsia"/>
            <w:sz w:val="18"/>
            <w:szCs w:val="18"/>
            <w:rPrChange w:id="1088" w:author="Jiahao XU" w:date="2021-12-15T18:37:00Z">
              <w:rPr>
                <w:rFonts w:hint="eastAsia"/>
              </w:rPr>
            </w:rPrChange>
          </w:rPr>
          <w:delText xml:space="preserve">the next step </w:delText>
        </w:r>
        <w:r w:rsidR="00C67732" w:rsidRPr="00151A77" w:rsidDel="0034346E">
          <w:rPr>
            <w:rFonts w:ascii="Times New Roman" w:hAnsi="Times New Roman" w:cs="Times New Roman"/>
            <w:sz w:val="18"/>
            <w:szCs w:val="18"/>
            <w:rPrChange w:id="1089" w:author="Jiahao XU" w:date="2021-12-15T18:37:00Z">
              <w:rPr/>
            </w:rPrChange>
          </w:rPr>
          <w:delText xml:space="preserve">to do </w:delText>
        </w:r>
        <w:r w:rsidR="00DC46E3" w:rsidRPr="00151A77" w:rsidDel="0034346E">
          <w:rPr>
            <w:rFonts w:ascii="Times New Roman" w:hAnsi="Times New Roman" w:cs="Times New Roman"/>
            <w:sz w:val="18"/>
            <w:szCs w:val="18"/>
            <w:rPrChange w:id="1090" w:author="Jiahao XU" w:date="2021-12-15T18:37:00Z">
              <w:rPr/>
            </w:rPrChange>
          </w:rPr>
          <w:delText xml:space="preserve">and the Figures below </w:delText>
        </w:r>
        <w:r w:rsidR="00CA5BDC" w:rsidRPr="00151A77" w:rsidDel="0034346E">
          <w:rPr>
            <w:rFonts w:ascii="Times New Roman" w:hAnsi="Times New Roman" w:cs="Times New Roman" w:hint="eastAsia"/>
            <w:sz w:val="18"/>
            <w:szCs w:val="18"/>
            <w:rPrChange w:id="1091" w:author="Jiahao XU" w:date="2021-12-15T18:37:00Z">
              <w:rPr>
                <w:rFonts w:hint="eastAsia"/>
              </w:rPr>
            </w:rPrChange>
          </w:rPr>
          <w:delText xml:space="preserve">are </w:delText>
        </w:r>
        <w:r w:rsidR="00DC46E3" w:rsidRPr="00151A77" w:rsidDel="0034346E">
          <w:rPr>
            <w:rFonts w:ascii="Times New Roman" w:hAnsi="Times New Roman" w:cs="Times New Roman"/>
            <w:sz w:val="18"/>
            <w:szCs w:val="18"/>
            <w:rPrChange w:id="1092" w:author="Jiahao XU" w:date="2021-12-15T18:37:00Z">
              <w:rPr/>
            </w:rPrChange>
          </w:rPr>
          <w:delText>show</w:delText>
        </w:r>
        <w:r w:rsidR="00CA5BDC" w:rsidRPr="00151A77" w:rsidDel="0034346E">
          <w:rPr>
            <w:rFonts w:ascii="Times New Roman" w:hAnsi="Times New Roman" w:cs="Times New Roman" w:hint="eastAsia"/>
            <w:sz w:val="18"/>
            <w:szCs w:val="18"/>
            <w:rPrChange w:id="1093" w:author="Jiahao XU" w:date="2021-12-15T18:37:00Z">
              <w:rPr>
                <w:rFonts w:hint="eastAsia"/>
              </w:rPr>
            </w:rPrChange>
          </w:rPr>
          <w:delText>ing</w:delText>
        </w:r>
        <w:r w:rsidR="00DC46E3" w:rsidRPr="00151A77" w:rsidDel="0034346E">
          <w:rPr>
            <w:rFonts w:ascii="Times New Roman" w:hAnsi="Times New Roman" w:cs="Times New Roman"/>
            <w:sz w:val="18"/>
            <w:szCs w:val="18"/>
            <w:rPrChange w:id="1094" w:author="Jiahao XU" w:date="2021-12-15T18:37:00Z">
              <w:rPr/>
            </w:rPrChange>
          </w:rPr>
          <w:delText xml:space="preserve"> the result.</w:delText>
        </w:r>
        <w:r w:rsidR="0043527A" w:rsidRPr="00151A77" w:rsidDel="0034346E">
          <w:rPr>
            <w:rFonts w:ascii="Times New Roman" w:hAnsi="Times New Roman" w:cs="Times New Roman"/>
            <w:sz w:val="18"/>
            <w:szCs w:val="18"/>
            <w:rPrChange w:id="1095" w:author="Jiahao XU" w:date="2021-12-15T18:37:00Z">
              <w:rPr/>
            </w:rPrChange>
          </w:rPr>
          <w:delText xml:space="preserve"> And for the pan angel,</w:delText>
        </w:r>
        <w:r w:rsidR="00C67732" w:rsidRPr="00151A77" w:rsidDel="0034346E">
          <w:rPr>
            <w:rFonts w:ascii="Times New Roman" w:hAnsi="Times New Roman" w:cs="Times New Roman"/>
            <w:sz w:val="18"/>
            <w:szCs w:val="18"/>
            <w:rPrChange w:id="1096" w:author="Jiahao XU" w:date="2021-12-15T18:37:00Z">
              <w:rPr/>
            </w:rPrChange>
          </w:rPr>
          <w:delText xml:space="preserve"> </w:delText>
        </w:r>
        <w:r w:rsidR="0043527A" w:rsidRPr="00151A77" w:rsidDel="0034346E">
          <w:rPr>
            <w:rFonts w:ascii="Times New Roman" w:hAnsi="Times New Roman" w:cs="Times New Roman"/>
            <w:sz w:val="18"/>
            <w:szCs w:val="18"/>
            <w:rPrChange w:id="1097" w:author="Jiahao XU" w:date="2021-12-15T18:37:00Z">
              <w:rPr/>
            </w:rPrChange>
          </w:rPr>
          <w:delText xml:space="preserve">the constraints </w:delText>
        </w:r>
        <w:r w:rsidR="00C67732" w:rsidRPr="00151A77" w:rsidDel="0034346E">
          <w:rPr>
            <w:rFonts w:ascii="Times New Roman" w:hAnsi="Times New Roman" w:cs="Times New Roman"/>
            <w:sz w:val="18"/>
            <w:szCs w:val="18"/>
            <w:rPrChange w:id="1098" w:author="Jiahao XU" w:date="2021-12-15T18:37:00Z">
              <w:rPr/>
            </w:rPrChange>
          </w:rPr>
          <w:delText xml:space="preserve">are changed </w:delText>
        </w:r>
        <w:r w:rsidR="0043527A" w:rsidRPr="00151A77" w:rsidDel="0034346E">
          <w:rPr>
            <w:rFonts w:ascii="Times New Roman" w:hAnsi="Times New Roman" w:cs="Times New Roman"/>
            <w:sz w:val="18"/>
            <w:szCs w:val="18"/>
            <w:rPrChange w:id="1099" w:author="Jiahao XU" w:date="2021-12-15T18:37:00Z">
              <w:rPr/>
            </w:rPrChange>
          </w:rPr>
          <w:delText xml:space="preserve">from -π to π </w:delText>
        </w:r>
        <w:r w:rsidR="00CA5BDC" w:rsidRPr="00151A77" w:rsidDel="0034346E">
          <w:rPr>
            <w:rFonts w:ascii="Times New Roman" w:hAnsi="Times New Roman" w:cs="Times New Roman" w:hint="eastAsia"/>
            <w:sz w:val="18"/>
            <w:szCs w:val="18"/>
            <w:rPrChange w:id="1100" w:author="Jiahao XU" w:date="2021-12-15T18:37:00Z">
              <w:rPr>
                <w:rFonts w:hint="eastAsia"/>
              </w:rPr>
            </w:rPrChange>
          </w:rPr>
          <w:delText xml:space="preserve">in order </w:delText>
        </w:r>
        <w:r w:rsidR="0043527A" w:rsidRPr="00151A77" w:rsidDel="0034346E">
          <w:rPr>
            <w:rFonts w:ascii="Times New Roman" w:hAnsi="Times New Roman" w:cs="Times New Roman"/>
            <w:sz w:val="18"/>
            <w:szCs w:val="18"/>
            <w:rPrChange w:id="1101" w:author="Jiahao XU" w:date="2021-12-15T18:37:00Z">
              <w:rPr/>
            </w:rPrChange>
          </w:rPr>
          <w:delText>to make the change of the angel continuous.</w:delText>
        </w:r>
      </w:del>
    </w:p>
    <w:p w14:paraId="47526D5D" w14:textId="554ED686" w:rsidR="0043527A" w:rsidRPr="00151A77" w:rsidDel="00172992" w:rsidRDefault="0043527A">
      <w:pPr>
        <w:rPr>
          <w:del w:id="1102" w:author="Jiahao XU" w:date="2021-12-03T22:43:00Z"/>
          <w:rFonts w:ascii="Times New Roman" w:hAnsi="Times New Roman" w:cs="Times New Roman"/>
          <w:sz w:val="18"/>
          <w:szCs w:val="18"/>
          <w:rPrChange w:id="1103" w:author="Jiahao XU" w:date="2021-12-15T18:37:00Z">
            <w:rPr>
              <w:del w:id="1104" w:author="Jiahao XU" w:date="2021-12-03T22:43:00Z"/>
            </w:rPr>
          </w:rPrChange>
        </w:rPr>
      </w:pPr>
      <w:del w:id="1105" w:author="Jiahao XU" w:date="2021-12-03T22:43:00Z">
        <w:r w:rsidRPr="00151A77" w:rsidDel="00172992">
          <w:rPr>
            <w:rFonts w:ascii="Times New Roman" w:hAnsi="Times New Roman" w:cs="Times New Roman"/>
            <w:sz w:val="18"/>
            <w:szCs w:val="18"/>
            <w:rPrChange w:id="1106" w:author="Jiahao XU" w:date="2021-12-15T18:37:00Z">
              <w:rPr>
                <w:noProof/>
              </w:rPr>
            </w:rPrChange>
          </w:rPr>
          <w:drawing>
            <wp:inline distT="0" distB="0" distL="0" distR="0" wp14:anchorId="5A5CDD77" wp14:editId="773B1678">
              <wp:extent cx="5274310" cy="2858770"/>
              <wp:effectExtent l="0" t="0" r="2540" b="0"/>
              <wp:docPr id="6" name="图片 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折线图&#10;&#10;描述已自动生成"/>
                      <pic:cNvPicPr/>
                    </pic:nvPicPr>
                    <pic:blipFill>
                      <a:blip r:embed="rId29"/>
                      <a:stretch>
                        <a:fillRect/>
                      </a:stretch>
                    </pic:blipFill>
                    <pic:spPr>
                      <a:xfrm>
                        <a:off x="0" y="0"/>
                        <a:ext cx="5274310" cy="2858770"/>
                      </a:xfrm>
                      <a:prstGeom prst="rect">
                        <a:avLst/>
                      </a:prstGeom>
                    </pic:spPr>
                  </pic:pic>
                </a:graphicData>
              </a:graphic>
            </wp:inline>
          </w:drawing>
        </w:r>
      </w:del>
    </w:p>
    <w:p w14:paraId="2BE5EA9D" w14:textId="1E80F117" w:rsidR="0043527A" w:rsidRPr="00151A77" w:rsidDel="00172992" w:rsidRDefault="0043527A">
      <w:pPr>
        <w:rPr>
          <w:del w:id="1107" w:author="Jiahao XU" w:date="2021-12-03T22:43:00Z"/>
          <w:rFonts w:ascii="Times New Roman" w:hAnsi="Times New Roman" w:cs="Times New Roman"/>
          <w:sz w:val="18"/>
          <w:szCs w:val="18"/>
          <w:rPrChange w:id="1108" w:author="Jiahao XU" w:date="2021-12-15T18:37:00Z">
            <w:rPr>
              <w:del w:id="1109" w:author="Jiahao XU" w:date="2021-12-03T22:43:00Z"/>
              <w:rFonts w:ascii="Times New Roman" w:hAnsi="Times New Roman" w:cs="Times New Roman"/>
              <w:sz w:val="14"/>
              <w:szCs w:val="14"/>
            </w:rPr>
          </w:rPrChange>
        </w:rPr>
        <w:pPrChange w:id="1110" w:author="Jiahao XU" w:date="2021-12-14T14:57:00Z">
          <w:pPr>
            <w:jc w:val="center"/>
          </w:pPr>
        </w:pPrChange>
      </w:pPr>
      <w:del w:id="1111" w:author="Jiahao XU" w:date="2021-12-03T22:43:00Z">
        <w:r w:rsidRPr="00151A77" w:rsidDel="00172992">
          <w:rPr>
            <w:rFonts w:ascii="Times New Roman" w:hAnsi="Times New Roman" w:cs="Times New Roman"/>
            <w:sz w:val="18"/>
            <w:szCs w:val="18"/>
            <w:rPrChange w:id="1112" w:author="Jiahao XU" w:date="2021-12-15T18:37:00Z">
              <w:rPr>
                <w:rFonts w:ascii="Times New Roman" w:hAnsi="Times New Roman" w:cs="Times New Roman"/>
                <w:sz w:val="14"/>
                <w:szCs w:val="14"/>
              </w:rPr>
            </w:rPrChange>
          </w:rPr>
          <w:delText xml:space="preserve">Figure </w:delText>
        </w:r>
        <w:r w:rsidR="00EC0605" w:rsidRPr="00151A77" w:rsidDel="00172992">
          <w:rPr>
            <w:rFonts w:ascii="Times New Roman" w:hAnsi="Times New Roman" w:cs="Times New Roman"/>
            <w:sz w:val="18"/>
            <w:szCs w:val="18"/>
            <w:rPrChange w:id="1113" w:author="Jiahao XU" w:date="2021-12-15T18:37:00Z">
              <w:rPr>
                <w:rFonts w:ascii="Times New Roman" w:hAnsi="Times New Roman" w:cs="Times New Roman"/>
                <w:sz w:val="14"/>
                <w:szCs w:val="14"/>
              </w:rPr>
            </w:rPrChange>
          </w:rPr>
          <w:delText>9</w:delText>
        </w:r>
        <w:r w:rsidRPr="00151A77" w:rsidDel="00172992">
          <w:rPr>
            <w:rFonts w:ascii="Times New Roman" w:hAnsi="Times New Roman" w:cs="Times New Roman"/>
            <w:sz w:val="18"/>
            <w:szCs w:val="18"/>
            <w:rPrChange w:id="1114" w:author="Jiahao XU" w:date="2021-12-15T18:37:00Z">
              <w:rPr>
                <w:rFonts w:ascii="Times New Roman" w:hAnsi="Times New Roman" w:cs="Times New Roman"/>
                <w:sz w:val="14"/>
                <w:szCs w:val="14"/>
              </w:rPr>
            </w:rPrChange>
          </w:rPr>
          <w:delText xml:space="preserve"> Pan Angel</w:delText>
        </w:r>
      </w:del>
    </w:p>
    <w:p w14:paraId="0E40B90A" w14:textId="5A139D41" w:rsidR="00FE795E" w:rsidRPr="00151A77" w:rsidDel="00172992" w:rsidRDefault="00FE795E">
      <w:pPr>
        <w:rPr>
          <w:del w:id="1115" w:author="Jiahao XU" w:date="2021-12-03T22:43:00Z"/>
          <w:rFonts w:ascii="Times New Roman" w:hAnsi="Times New Roman" w:cs="Times New Roman"/>
          <w:sz w:val="18"/>
          <w:szCs w:val="18"/>
          <w:rPrChange w:id="1116" w:author="Jiahao XU" w:date="2021-12-15T18:37:00Z">
            <w:rPr>
              <w:del w:id="1117" w:author="Jiahao XU" w:date="2021-12-03T22:43:00Z"/>
            </w:rPr>
          </w:rPrChange>
        </w:rPr>
      </w:pPr>
      <w:del w:id="1118" w:author="Jiahao XU" w:date="2021-12-03T22:43:00Z">
        <w:r w:rsidRPr="00151A77" w:rsidDel="00172992">
          <w:rPr>
            <w:rFonts w:ascii="Times New Roman" w:hAnsi="Times New Roman" w:cs="Times New Roman"/>
            <w:sz w:val="18"/>
            <w:szCs w:val="18"/>
            <w:rPrChange w:id="1119" w:author="Jiahao XU" w:date="2021-12-15T18:37:00Z">
              <w:rPr>
                <w:noProof/>
              </w:rPr>
            </w:rPrChange>
          </w:rPr>
          <w:drawing>
            <wp:inline distT="0" distB="0" distL="0" distR="0" wp14:anchorId="5E1FA243" wp14:editId="4C71FA5A">
              <wp:extent cx="5274310" cy="2913380"/>
              <wp:effectExtent l="0" t="0" r="2540" b="1270"/>
              <wp:docPr id="7" name="图片 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表, 折线图&#10;&#10;描述已自动生成"/>
                      <pic:cNvPicPr/>
                    </pic:nvPicPr>
                    <pic:blipFill>
                      <a:blip r:embed="rId30"/>
                      <a:stretch>
                        <a:fillRect/>
                      </a:stretch>
                    </pic:blipFill>
                    <pic:spPr>
                      <a:xfrm>
                        <a:off x="0" y="0"/>
                        <a:ext cx="5274310" cy="2913380"/>
                      </a:xfrm>
                      <a:prstGeom prst="rect">
                        <a:avLst/>
                      </a:prstGeom>
                    </pic:spPr>
                  </pic:pic>
                </a:graphicData>
              </a:graphic>
            </wp:inline>
          </w:drawing>
        </w:r>
      </w:del>
    </w:p>
    <w:p w14:paraId="182D8105" w14:textId="39AC63F3" w:rsidR="00FE795E" w:rsidRPr="00151A77" w:rsidDel="00172992" w:rsidRDefault="00FE795E">
      <w:pPr>
        <w:rPr>
          <w:del w:id="1120" w:author="Jiahao XU" w:date="2021-12-03T22:43:00Z"/>
          <w:rFonts w:ascii="Times New Roman" w:hAnsi="Times New Roman" w:cs="Times New Roman"/>
          <w:sz w:val="18"/>
          <w:szCs w:val="18"/>
          <w:rPrChange w:id="1121" w:author="Jiahao XU" w:date="2021-12-15T18:37:00Z">
            <w:rPr>
              <w:del w:id="1122" w:author="Jiahao XU" w:date="2021-12-03T22:43:00Z"/>
              <w:rFonts w:ascii="Times New Roman" w:hAnsi="Times New Roman" w:cs="Times New Roman"/>
              <w:sz w:val="14"/>
              <w:szCs w:val="14"/>
            </w:rPr>
          </w:rPrChange>
        </w:rPr>
        <w:pPrChange w:id="1123" w:author="Jiahao XU" w:date="2021-12-14T14:57:00Z">
          <w:pPr>
            <w:jc w:val="center"/>
          </w:pPr>
        </w:pPrChange>
      </w:pPr>
      <w:del w:id="1124" w:author="Jiahao XU" w:date="2021-12-03T22:43:00Z">
        <w:r w:rsidRPr="00151A77" w:rsidDel="00172992">
          <w:rPr>
            <w:rFonts w:ascii="Times New Roman" w:hAnsi="Times New Roman" w:cs="Times New Roman"/>
            <w:sz w:val="18"/>
            <w:szCs w:val="18"/>
            <w:rPrChange w:id="1125" w:author="Jiahao XU" w:date="2021-12-15T18:37:00Z">
              <w:rPr>
                <w:rFonts w:ascii="Times New Roman" w:hAnsi="Times New Roman" w:cs="Times New Roman"/>
                <w:sz w:val="14"/>
                <w:szCs w:val="14"/>
              </w:rPr>
            </w:rPrChange>
          </w:rPr>
          <w:delText xml:space="preserve">Figure </w:delText>
        </w:r>
        <w:r w:rsidR="00EC0605" w:rsidRPr="00151A77" w:rsidDel="00172992">
          <w:rPr>
            <w:rFonts w:ascii="Times New Roman" w:hAnsi="Times New Roman" w:cs="Times New Roman"/>
            <w:sz w:val="18"/>
            <w:szCs w:val="18"/>
            <w:rPrChange w:id="1126" w:author="Jiahao XU" w:date="2021-12-15T18:37:00Z">
              <w:rPr>
                <w:rFonts w:ascii="Times New Roman" w:hAnsi="Times New Roman" w:cs="Times New Roman"/>
                <w:sz w:val="14"/>
                <w:szCs w:val="14"/>
              </w:rPr>
            </w:rPrChange>
          </w:rPr>
          <w:delText>10</w:delText>
        </w:r>
        <w:r w:rsidRPr="00151A77" w:rsidDel="00172992">
          <w:rPr>
            <w:rFonts w:ascii="Times New Roman" w:hAnsi="Times New Roman" w:cs="Times New Roman"/>
            <w:sz w:val="18"/>
            <w:szCs w:val="18"/>
            <w:rPrChange w:id="1127" w:author="Jiahao XU" w:date="2021-12-15T18:37:00Z">
              <w:rPr>
                <w:rFonts w:ascii="Times New Roman" w:hAnsi="Times New Roman" w:cs="Times New Roman"/>
                <w:sz w:val="14"/>
                <w:szCs w:val="14"/>
              </w:rPr>
            </w:rPrChange>
          </w:rPr>
          <w:delText xml:space="preserve"> Tilt Angel</w:delText>
        </w:r>
      </w:del>
    </w:p>
    <w:p w14:paraId="4B063D02" w14:textId="4BB00977" w:rsidR="00FE795E" w:rsidRPr="00151A77" w:rsidDel="00172992" w:rsidRDefault="00FE795E">
      <w:pPr>
        <w:rPr>
          <w:del w:id="1128" w:author="Jiahao XU" w:date="2021-12-03T22:43:00Z"/>
          <w:rFonts w:ascii="Times New Roman" w:hAnsi="Times New Roman" w:cs="Times New Roman"/>
          <w:sz w:val="18"/>
          <w:szCs w:val="18"/>
          <w:rPrChange w:id="1129" w:author="Jiahao XU" w:date="2021-12-15T18:37:00Z">
            <w:rPr>
              <w:del w:id="1130" w:author="Jiahao XU" w:date="2021-12-03T22:43:00Z"/>
            </w:rPr>
          </w:rPrChange>
        </w:rPr>
      </w:pPr>
      <w:del w:id="1131" w:author="Jiahao XU" w:date="2021-12-03T22:43:00Z">
        <w:r w:rsidRPr="00151A77" w:rsidDel="00172992">
          <w:rPr>
            <w:rFonts w:ascii="Times New Roman" w:hAnsi="Times New Roman" w:cs="Times New Roman"/>
            <w:sz w:val="18"/>
            <w:szCs w:val="18"/>
            <w:rPrChange w:id="1132" w:author="Jiahao XU" w:date="2021-12-15T18:37:00Z">
              <w:rPr>
                <w:noProof/>
              </w:rPr>
            </w:rPrChange>
          </w:rPr>
          <w:drawing>
            <wp:inline distT="0" distB="0" distL="0" distR="0" wp14:anchorId="3A7351C3" wp14:editId="2A247482">
              <wp:extent cx="5274310" cy="2936875"/>
              <wp:effectExtent l="0" t="0" r="2540" b="0"/>
              <wp:docPr id="8" name="图片 8" descr="图形用户界面, 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图表, 折线图&#10;&#10;描述已自动生成"/>
                      <pic:cNvPicPr/>
                    </pic:nvPicPr>
                    <pic:blipFill>
                      <a:blip r:embed="rId31"/>
                      <a:stretch>
                        <a:fillRect/>
                      </a:stretch>
                    </pic:blipFill>
                    <pic:spPr>
                      <a:xfrm>
                        <a:off x="0" y="0"/>
                        <a:ext cx="5274310" cy="2936875"/>
                      </a:xfrm>
                      <a:prstGeom prst="rect">
                        <a:avLst/>
                      </a:prstGeom>
                    </pic:spPr>
                  </pic:pic>
                </a:graphicData>
              </a:graphic>
            </wp:inline>
          </w:drawing>
        </w:r>
      </w:del>
    </w:p>
    <w:p w14:paraId="29E47937" w14:textId="4BB5E086" w:rsidR="00FA0950" w:rsidRPr="00151A77" w:rsidDel="00172992" w:rsidRDefault="00FE795E">
      <w:pPr>
        <w:rPr>
          <w:del w:id="1133" w:author="Jiahao XU" w:date="2021-12-03T22:43:00Z"/>
          <w:rFonts w:ascii="Times New Roman" w:hAnsi="Times New Roman" w:cs="Times New Roman"/>
          <w:sz w:val="18"/>
          <w:szCs w:val="18"/>
          <w:rPrChange w:id="1134" w:author="Jiahao XU" w:date="2021-12-15T18:37:00Z">
            <w:rPr>
              <w:del w:id="1135" w:author="Jiahao XU" w:date="2021-12-03T22:43:00Z"/>
              <w:rFonts w:ascii="Times New Roman" w:hAnsi="Times New Roman" w:cs="Times New Roman"/>
              <w:sz w:val="14"/>
              <w:szCs w:val="14"/>
            </w:rPr>
          </w:rPrChange>
        </w:rPr>
        <w:pPrChange w:id="1136" w:author="Jiahao XU" w:date="2021-12-14T14:57:00Z">
          <w:pPr>
            <w:jc w:val="center"/>
          </w:pPr>
        </w:pPrChange>
      </w:pPr>
      <w:del w:id="1137" w:author="Jiahao XU" w:date="2021-12-03T22:43:00Z">
        <w:r w:rsidRPr="00151A77" w:rsidDel="00172992">
          <w:rPr>
            <w:rFonts w:ascii="Times New Roman" w:hAnsi="Times New Roman" w:cs="Times New Roman"/>
            <w:sz w:val="18"/>
            <w:szCs w:val="18"/>
            <w:rPrChange w:id="1138" w:author="Jiahao XU" w:date="2021-12-15T18:37:00Z">
              <w:rPr>
                <w:rFonts w:ascii="Times New Roman" w:hAnsi="Times New Roman" w:cs="Times New Roman"/>
                <w:sz w:val="14"/>
                <w:szCs w:val="14"/>
              </w:rPr>
            </w:rPrChange>
          </w:rPr>
          <w:delText>Figure</w:delText>
        </w:r>
        <w:r w:rsidR="00FA0950" w:rsidRPr="00151A77" w:rsidDel="00172992">
          <w:rPr>
            <w:rFonts w:ascii="Times New Roman" w:hAnsi="Times New Roman" w:cs="Times New Roman"/>
            <w:sz w:val="18"/>
            <w:szCs w:val="18"/>
            <w:rPrChange w:id="1139" w:author="Jiahao XU" w:date="2021-12-15T18:37:00Z">
              <w:rPr>
                <w:rFonts w:ascii="Times New Roman" w:hAnsi="Times New Roman" w:cs="Times New Roman"/>
                <w:sz w:val="14"/>
                <w:szCs w:val="14"/>
              </w:rPr>
            </w:rPrChange>
          </w:rPr>
          <w:delText xml:space="preserve"> </w:delText>
        </w:r>
        <w:r w:rsidR="00EC0605" w:rsidRPr="00151A77" w:rsidDel="00172992">
          <w:rPr>
            <w:rFonts w:ascii="Times New Roman" w:hAnsi="Times New Roman" w:cs="Times New Roman"/>
            <w:sz w:val="18"/>
            <w:szCs w:val="18"/>
            <w:rPrChange w:id="1140" w:author="Jiahao XU" w:date="2021-12-15T18:37:00Z">
              <w:rPr>
                <w:rFonts w:ascii="Times New Roman" w:hAnsi="Times New Roman" w:cs="Times New Roman"/>
                <w:sz w:val="14"/>
                <w:szCs w:val="14"/>
              </w:rPr>
            </w:rPrChange>
          </w:rPr>
          <w:delText>11</w:delText>
        </w:r>
        <w:r w:rsidR="00F1636C" w:rsidRPr="00151A77" w:rsidDel="00172992">
          <w:rPr>
            <w:rFonts w:ascii="Times New Roman" w:hAnsi="Times New Roman" w:cs="Times New Roman"/>
            <w:sz w:val="18"/>
            <w:szCs w:val="18"/>
            <w:rPrChange w:id="1141" w:author="Jiahao XU" w:date="2021-12-15T18:37:00Z">
              <w:rPr>
                <w:rFonts w:ascii="Times New Roman" w:hAnsi="Times New Roman" w:cs="Times New Roman"/>
                <w:sz w:val="14"/>
                <w:szCs w:val="14"/>
              </w:rPr>
            </w:rPrChange>
          </w:rPr>
          <w:delText>.</w:delText>
        </w:r>
        <w:r w:rsidR="00BD46F1" w:rsidRPr="00151A77" w:rsidDel="00172992">
          <w:rPr>
            <w:rFonts w:ascii="Times New Roman" w:hAnsi="Times New Roman" w:cs="Times New Roman"/>
            <w:sz w:val="18"/>
            <w:szCs w:val="18"/>
            <w:rPrChange w:id="1142" w:author="Jiahao XU" w:date="2021-12-15T18:37:00Z">
              <w:rPr>
                <w:rFonts w:ascii="Times New Roman" w:hAnsi="Times New Roman" w:cs="Times New Roman"/>
                <w:sz w:val="14"/>
                <w:szCs w:val="14"/>
              </w:rPr>
            </w:rPrChange>
          </w:rPr>
          <w:delText xml:space="preserve"> </w:delText>
        </w:r>
        <w:r w:rsidR="00FA0950" w:rsidRPr="00151A77" w:rsidDel="00172992">
          <w:rPr>
            <w:rFonts w:ascii="Times New Roman" w:hAnsi="Times New Roman" w:cs="Times New Roman"/>
            <w:sz w:val="18"/>
            <w:szCs w:val="18"/>
            <w:rPrChange w:id="1143" w:author="Jiahao XU" w:date="2021-12-15T18:37:00Z">
              <w:rPr>
                <w:rFonts w:ascii="Times New Roman" w:hAnsi="Times New Roman" w:cs="Times New Roman"/>
                <w:sz w:val="14"/>
                <w:szCs w:val="14"/>
              </w:rPr>
            </w:rPrChange>
          </w:rPr>
          <w:delText>Velocity of the Angular Velocity</w:delText>
        </w:r>
      </w:del>
    </w:p>
    <w:p w14:paraId="4594C446" w14:textId="20A7C403" w:rsidR="00FA0950" w:rsidRPr="00151A77" w:rsidDel="00172992" w:rsidRDefault="00FA0950">
      <w:pPr>
        <w:rPr>
          <w:del w:id="1144" w:author="Jiahao XU" w:date="2021-12-03T22:43:00Z"/>
          <w:rFonts w:ascii="Times New Roman" w:hAnsi="Times New Roman" w:cs="Times New Roman"/>
          <w:sz w:val="18"/>
          <w:szCs w:val="18"/>
          <w:rPrChange w:id="1145" w:author="Jiahao XU" w:date="2021-12-15T18:37:00Z">
            <w:rPr>
              <w:del w:id="1146" w:author="Jiahao XU" w:date="2021-12-03T22:43:00Z"/>
            </w:rPr>
          </w:rPrChange>
        </w:rPr>
      </w:pPr>
      <w:del w:id="1147" w:author="Jiahao XU" w:date="2021-12-03T22:43:00Z">
        <w:r w:rsidRPr="00151A77" w:rsidDel="00172992">
          <w:rPr>
            <w:rFonts w:ascii="Times New Roman" w:hAnsi="Times New Roman" w:cs="Times New Roman"/>
            <w:sz w:val="18"/>
            <w:szCs w:val="18"/>
            <w:rPrChange w:id="1148" w:author="Jiahao XU" w:date="2021-12-15T18:37:00Z">
              <w:rPr>
                <w:noProof/>
              </w:rPr>
            </w:rPrChange>
          </w:rPr>
          <w:drawing>
            <wp:inline distT="0" distB="0" distL="0" distR="0" wp14:anchorId="11FC0FBD" wp14:editId="7047D767">
              <wp:extent cx="5274310" cy="2884805"/>
              <wp:effectExtent l="0" t="0" r="2540" b="0"/>
              <wp:docPr id="9" name="图片 9"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表&#10;&#10;中度可信度描述已自动生成"/>
                      <pic:cNvPicPr/>
                    </pic:nvPicPr>
                    <pic:blipFill>
                      <a:blip r:embed="rId32"/>
                      <a:stretch>
                        <a:fillRect/>
                      </a:stretch>
                    </pic:blipFill>
                    <pic:spPr>
                      <a:xfrm>
                        <a:off x="0" y="0"/>
                        <a:ext cx="5274310" cy="2884805"/>
                      </a:xfrm>
                      <a:prstGeom prst="rect">
                        <a:avLst/>
                      </a:prstGeom>
                    </pic:spPr>
                  </pic:pic>
                </a:graphicData>
              </a:graphic>
            </wp:inline>
          </w:drawing>
        </w:r>
      </w:del>
    </w:p>
    <w:p w14:paraId="1CB3C57F" w14:textId="6B8A7669" w:rsidR="00FA0950" w:rsidRPr="00151A77" w:rsidDel="00172992" w:rsidRDefault="00FA0950">
      <w:pPr>
        <w:rPr>
          <w:del w:id="1149" w:author="Jiahao XU" w:date="2021-12-03T22:43:00Z"/>
          <w:rFonts w:ascii="Times New Roman" w:hAnsi="Times New Roman" w:cs="Times New Roman"/>
          <w:sz w:val="18"/>
          <w:szCs w:val="18"/>
          <w:rPrChange w:id="1150" w:author="Jiahao XU" w:date="2021-12-15T18:37:00Z">
            <w:rPr>
              <w:del w:id="1151" w:author="Jiahao XU" w:date="2021-12-03T22:43:00Z"/>
              <w:rFonts w:ascii="Times New Roman" w:hAnsi="Times New Roman" w:cs="Times New Roman"/>
              <w:sz w:val="14"/>
              <w:szCs w:val="14"/>
            </w:rPr>
          </w:rPrChange>
        </w:rPr>
        <w:pPrChange w:id="1152" w:author="Jiahao XU" w:date="2021-12-14T14:57:00Z">
          <w:pPr>
            <w:jc w:val="center"/>
          </w:pPr>
        </w:pPrChange>
      </w:pPr>
      <w:del w:id="1153" w:author="Jiahao XU" w:date="2021-12-03T22:43:00Z">
        <w:r w:rsidRPr="00151A77" w:rsidDel="00172992">
          <w:rPr>
            <w:rFonts w:ascii="Times New Roman" w:hAnsi="Times New Roman" w:cs="Times New Roman"/>
            <w:sz w:val="18"/>
            <w:szCs w:val="18"/>
            <w:rPrChange w:id="1154" w:author="Jiahao XU" w:date="2021-12-15T18:37:00Z">
              <w:rPr>
                <w:rFonts w:ascii="Times New Roman" w:hAnsi="Times New Roman" w:cs="Times New Roman"/>
                <w:sz w:val="14"/>
                <w:szCs w:val="14"/>
              </w:rPr>
            </w:rPrChange>
          </w:rPr>
          <w:delText xml:space="preserve">Figure </w:delText>
        </w:r>
        <w:r w:rsidR="00EC0605" w:rsidRPr="00151A77" w:rsidDel="00172992">
          <w:rPr>
            <w:rFonts w:ascii="Times New Roman" w:hAnsi="Times New Roman" w:cs="Times New Roman"/>
            <w:sz w:val="18"/>
            <w:szCs w:val="18"/>
            <w:rPrChange w:id="1155" w:author="Jiahao XU" w:date="2021-12-15T18:37:00Z">
              <w:rPr>
                <w:rFonts w:ascii="Times New Roman" w:hAnsi="Times New Roman" w:cs="Times New Roman"/>
                <w:sz w:val="14"/>
                <w:szCs w:val="14"/>
              </w:rPr>
            </w:rPrChange>
          </w:rPr>
          <w:delText>12</w:delText>
        </w:r>
        <w:r w:rsidR="00F1636C" w:rsidRPr="00151A77" w:rsidDel="00172992">
          <w:rPr>
            <w:rFonts w:ascii="Times New Roman" w:hAnsi="Times New Roman" w:cs="Times New Roman"/>
            <w:sz w:val="18"/>
            <w:szCs w:val="18"/>
            <w:rPrChange w:id="1156" w:author="Jiahao XU" w:date="2021-12-15T18:37:00Z">
              <w:rPr>
                <w:rFonts w:ascii="Times New Roman" w:hAnsi="Times New Roman" w:cs="Times New Roman"/>
                <w:sz w:val="14"/>
                <w:szCs w:val="14"/>
              </w:rPr>
            </w:rPrChange>
          </w:rPr>
          <w:delText>.</w:delText>
        </w:r>
        <w:r w:rsidRPr="00151A77" w:rsidDel="00172992">
          <w:rPr>
            <w:rFonts w:ascii="Times New Roman" w:hAnsi="Times New Roman" w:cs="Times New Roman"/>
            <w:sz w:val="18"/>
            <w:szCs w:val="18"/>
            <w:rPrChange w:id="1157" w:author="Jiahao XU" w:date="2021-12-15T18:37:00Z">
              <w:rPr>
                <w:rFonts w:ascii="Times New Roman" w:hAnsi="Times New Roman" w:cs="Times New Roman"/>
                <w:sz w:val="14"/>
                <w:szCs w:val="14"/>
              </w:rPr>
            </w:rPrChange>
          </w:rPr>
          <w:delText xml:space="preserve"> The input.</w:delText>
        </w:r>
      </w:del>
    </w:p>
    <w:p w14:paraId="5483AAA4" w14:textId="42E882B1" w:rsidR="00F1769A" w:rsidRPr="00151A77" w:rsidDel="0034346E" w:rsidRDefault="00FA0950">
      <w:pPr>
        <w:rPr>
          <w:del w:id="1158" w:author="Jiahao XU" w:date="2021-12-14T12:23:00Z"/>
          <w:rFonts w:ascii="Times New Roman" w:hAnsi="Times New Roman" w:cs="Times New Roman"/>
          <w:sz w:val="18"/>
          <w:szCs w:val="18"/>
          <w:rPrChange w:id="1159" w:author="Jiahao XU" w:date="2021-12-15T18:37:00Z">
            <w:rPr>
              <w:del w:id="1160" w:author="Jiahao XU" w:date="2021-12-14T12:23:00Z"/>
            </w:rPr>
          </w:rPrChange>
        </w:rPr>
      </w:pPr>
      <w:del w:id="1161" w:author="Jiahao XU" w:date="2021-12-03T22:44:00Z">
        <w:r w:rsidRPr="00151A77" w:rsidDel="00172992">
          <w:rPr>
            <w:rFonts w:ascii="Times New Roman" w:hAnsi="Times New Roman" w:cs="Times New Roman"/>
            <w:sz w:val="18"/>
            <w:szCs w:val="18"/>
            <w:rPrChange w:id="1162" w:author="Jiahao XU" w:date="2021-12-15T18:37:00Z">
              <w:rPr>
                <w:noProof/>
              </w:rPr>
            </w:rPrChange>
          </w:rPr>
          <w:drawing>
            <wp:anchor distT="0" distB="0" distL="114300" distR="114300" simplePos="0" relativeHeight="251660288" behindDoc="0" locked="0" layoutInCell="1" allowOverlap="1" wp14:anchorId="5B8001CF" wp14:editId="6A7B5A55">
              <wp:simplePos x="0" y="0"/>
              <wp:positionH relativeFrom="margin">
                <wp:align>center</wp:align>
              </wp:positionH>
              <wp:positionV relativeFrom="paragraph">
                <wp:posOffset>4445</wp:posOffset>
              </wp:positionV>
              <wp:extent cx="3505200" cy="2635250"/>
              <wp:effectExtent l="0" t="0" r="0" b="0"/>
              <wp:wrapSquare wrapText="bothSides"/>
              <wp:docPr id="10" name="图片 10"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表, 雷达图&#10;&#10;描述已自动生成"/>
                      <pic:cNvPicPr/>
                    </pic:nvPicPr>
                    <pic:blipFill>
                      <a:blip r:embed="rId33">
                        <a:extLst>
                          <a:ext uri="{28A0092B-C50C-407E-A947-70E740481C1C}">
                            <a14:useLocalDpi xmlns:a14="http://schemas.microsoft.com/office/drawing/2010/main" val="0"/>
                          </a:ext>
                        </a:extLst>
                      </a:blip>
                      <a:stretch>
                        <a:fillRect/>
                      </a:stretch>
                    </pic:blipFill>
                    <pic:spPr>
                      <a:xfrm>
                        <a:off x="0" y="0"/>
                        <a:ext cx="3505200" cy="2635250"/>
                      </a:xfrm>
                      <a:prstGeom prst="rect">
                        <a:avLst/>
                      </a:prstGeom>
                    </pic:spPr>
                  </pic:pic>
                </a:graphicData>
              </a:graphic>
              <wp14:sizeRelH relativeFrom="page">
                <wp14:pctWidth>0</wp14:pctWidth>
              </wp14:sizeRelH>
              <wp14:sizeRelV relativeFrom="page">
                <wp14:pctHeight>0</wp14:pctHeight>
              </wp14:sizeRelV>
            </wp:anchor>
          </w:drawing>
        </w:r>
      </w:del>
      <w:del w:id="1163" w:author="Jiahao XU" w:date="2021-12-14T12:23:00Z">
        <w:r w:rsidR="0043527A" w:rsidRPr="00151A77" w:rsidDel="0034346E">
          <w:rPr>
            <w:rFonts w:ascii="Times New Roman" w:hAnsi="Times New Roman" w:cs="Times New Roman"/>
            <w:sz w:val="18"/>
            <w:szCs w:val="18"/>
            <w:rPrChange w:id="1164" w:author="Jiahao XU" w:date="2021-12-15T18:37:00Z">
              <w:rPr/>
            </w:rPrChange>
          </w:rPr>
          <w:delText xml:space="preserve"> </w:delText>
        </w:r>
      </w:del>
    </w:p>
    <w:p w14:paraId="459BE98E" w14:textId="6CEA9F75" w:rsidR="00F1769A" w:rsidRPr="00151A77" w:rsidDel="0034346E" w:rsidRDefault="00F1769A">
      <w:pPr>
        <w:rPr>
          <w:del w:id="1165" w:author="Jiahao XU" w:date="2021-12-14T12:23:00Z"/>
          <w:rFonts w:ascii="Times New Roman" w:hAnsi="Times New Roman" w:cs="Times New Roman"/>
          <w:sz w:val="18"/>
          <w:szCs w:val="18"/>
          <w:rPrChange w:id="1166" w:author="Jiahao XU" w:date="2021-12-15T18:37:00Z">
            <w:rPr>
              <w:del w:id="1167" w:author="Jiahao XU" w:date="2021-12-14T12:23:00Z"/>
            </w:rPr>
          </w:rPrChange>
        </w:rPr>
      </w:pPr>
    </w:p>
    <w:p w14:paraId="2C05B048" w14:textId="7FF43F90" w:rsidR="005D1962" w:rsidRPr="00151A77" w:rsidDel="0034346E" w:rsidRDefault="005D1962">
      <w:pPr>
        <w:rPr>
          <w:del w:id="1168" w:author="Jiahao XU" w:date="2021-12-14T12:23:00Z"/>
          <w:rFonts w:ascii="Times New Roman" w:hAnsi="Times New Roman" w:cs="Times New Roman"/>
          <w:sz w:val="18"/>
          <w:szCs w:val="18"/>
          <w:rPrChange w:id="1169" w:author="Jiahao XU" w:date="2021-12-15T18:37:00Z">
            <w:rPr>
              <w:del w:id="1170" w:author="Jiahao XU" w:date="2021-12-14T12:23:00Z"/>
            </w:rPr>
          </w:rPrChange>
        </w:rPr>
      </w:pPr>
    </w:p>
    <w:p w14:paraId="38417748" w14:textId="58378573" w:rsidR="00515625" w:rsidRPr="00151A77" w:rsidDel="0034346E" w:rsidRDefault="00515625">
      <w:pPr>
        <w:rPr>
          <w:del w:id="1171" w:author="Jiahao XU" w:date="2021-12-14T12:23:00Z"/>
          <w:rFonts w:ascii="Times New Roman" w:hAnsi="Times New Roman" w:cs="Times New Roman"/>
          <w:sz w:val="18"/>
          <w:szCs w:val="18"/>
          <w:rPrChange w:id="1172" w:author="Jiahao XU" w:date="2021-12-15T18:37:00Z">
            <w:rPr>
              <w:del w:id="1173" w:author="Jiahao XU" w:date="2021-12-14T12:23:00Z"/>
            </w:rPr>
          </w:rPrChange>
        </w:rPr>
      </w:pPr>
    </w:p>
    <w:p w14:paraId="33471B40" w14:textId="65077CA5" w:rsidR="00FA0950" w:rsidRPr="00151A77" w:rsidDel="0034346E" w:rsidRDefault="00FA0950">
      <w:pPr>
        <w:rPr>
          <w:del w:id="1174" w:author="Jiahao XU" w:date="2021-12-14T12:23:00Z"/>
          <w:rFonts w:ascii="Times New Roman" w:hAnsi="Times New Roman" w:cs="Times New Roman"/>
          <w:sz w:val="18"/>
          <w:szCs w:val="18"/>
          <w:rPrChange w:id="1175" w:author="Jiahao XU" w:date="2021-12-15T18:37:00Z">
            <w:rPr>
              <w:del w:id="1176" w:author="Jiahao XU" w:date="2021-12-14T12:23:00Z"/>
            </w:rPr>
          </w:rPrChange>
        </w:rPr>
      </w:pPr>
    </w:p>
    <w:p w14:paraId="2E0E2089" w14:textId="6B45A70C" w:rsidR="00FA0950" w:rsidRPr="00151A77" w:rsidDel="0034346E" w:rsidRDefault="00FA0950">
      <w:pPr>
        <w:rPr>
          <w:del w:id="1177" w:author="Jiahao XU" w:date="2021-12-14T12:23:00Z"/>
          <w:rFonts w:ascii="Times New Roman" w:hAnsi="Times New Roman" w:cs="Times New Roman"/>
          <w:sz w:val="18"/>
          <w:szCs w:val="18"/>
          <w:rPrChange w:id="1178" w:author="Jiahao XU" w:date="2021-12-15T18:37:00Z">
            <w:rPr>
              <w:del w:id="1179" w:author="Jiahao XU" w:date="2021-12-14T12:23:00Z"/>
            </w:rPr>
          </w:rPrChange>
        </w:rPr>
      </w:pPr>
    </w:p>
    <w:p w14:paraId="61E2E986" w14:textId="6A2660C8" w:rsidR="00FA0950" w:rsidRPr="00151A77" w:rsidDel="0034346E" w:rsidRDefault="00FA0950">
      <w:pPr>
        <w:rPr>
          <w:del w:id="1180" w:author="Jiahao XU" w:date="2021-12-14T12:23:00Z"/>
          <w:rFonts w:ascii="Times New Roman" w:hAnsi="Times New Roman" w:cs="Times New Roman"/>
          <w:sz w:val="18"/>
          <w:szCs w:val="18"/>
          <w:rPrChange w:id="1181" w:author="Jiahao XU" w:date="2021-12-15T18:37:00Z">
            <w:rPr>
              <w:del w:id="1182" w:author="Jiahao XU" w:date="2021-12-14T12:23:00Z"/>
            </w:rPr>
          </w:rPrChange>
        </w:rPr>
      </w:pPr>
    </w:p>
    <w:p w14:paraId="127F1CA5" w14:textId="5D5BC85F" w:rsidR="00FA0950" w:rsidRPr="00151A77" w:rsidDel="0034346E" w:rsidRDefault="00FA0950">
      <w:pPr>
        <w:rPr>
          <w:del w:id="1183" w:author="Jiahao XU" w:date="2021-12-14T12:23:00Z"/>
          <w:rFonts w:ascii="Times New Roman" w:hAnsi="Times New Roman" w:cs="Times New Roman"/>
          <w:sz w:val="18"/>
          <w:szCs w:val="18"/>
          <w:rPrChange w:id="1184" w:author="Jiahao XU" w:date="2021-12-15T18:37:00Z">
            <w:rPr>
              <w:del w:id="1185" w:author="Jiahao XU" w:date="2021-12-14T12:23:00Z"/>
            </w:rPr>
          </w:rPrChange>
        </w:rPr>
      </w:pPr>
    </w:p>
    <w:p w14:paraId="49A1156B" w14:textId="2522DE0C" w:rsidR="00FA0950" w:rsidRPr="00151A77" w:rsidDel="0034346E" w:rsidRDefault="00FA0950">
      <w:pPr>
        <w:rPr>
          <w:del w:id="1186" w:author="Jiahao XU" w:date="2021-12-14T12:23:00Z"/>
          <w:rFonts w:ascii="Times New Roman" w:hAnsi="Times New Roman" w:cs="Times New Roman"/>
          <w:sz w:val="18"/>
          <w:szCs w:val="18"/>
          <w:rPrChange w:id="1187" w:author="Jiahao XU" w:date="2021-12-15T18:37:00Z">
            <w:rPr>
              <w:del w:id="1188" w:author="Jiahao XU" w:date="2021-12-14T12:23:00Z"/>
            </w:rPr>
          </w:rPrChange>
        </w:rPr>
      </w:pPr>
    </w:p>
    <w:p w14:paraId="26D61BA7" w14:textId="7EEF8C96" w:rsidR="00FA0950" w:rsidRPr="00151A77" w:rsidDel="00172992" w:rsidRDefault="00FA0950">
      <w:pPr>
        <w:rPr>
          <w:del w:id="1189" w:author="Jiahao XU" w:date="2021-12-03T22:44:00Z"/>
          <w:rFonts w:ascii="Times New Roman" w:hAnsi="Times New Roman" w:cs="Times New Roman"/>
          <w:sz w:val="18"/>
          <w:szCs w:val="18"/>
          <w:rPrChange w:id="1190" w:author="Jiahao XU" w:date="2021-12-15T18:37:00Z">
            <w:rPr>
              <w:del w:id="1191" w:author="Jiahao XU" w:date="2021-12-03T22:44:00Z"/>
            </w:rPr>
          </w:rPrChange>
        </w:rPr>
      </w:pPr>
    </w:p>
    <w:p w14:paraId="5E3A1976" w14:textId="45AD3DAA" w:rsidR="00893CF6" w:rsidRPr="00151A77" w:rsidDel="0034346E" w:rsidRDefault="00893CF6">
      <w:pPr>
        <w:rPr>
          <w:del w:id="1192" w:author="Jiahao XU" w:date="2021-12-14T12:23:00Z"/>
          <w:rFonts w:ascii="Times New Roman" w:hAnsi="Times New Roman" w:cs="Times New Roman"/>
          <w:sz w:val="18"/>
          <w:szCs w:val="18"/>
          <w:rPrChange w:id="1193" w:author="Jiahao XU" w:date="2021-12-15T18:37:00Z">
            <w:rPr>
              <w:del w:id="1194" w:author="Jiahao XU" w:date="2021-12-14T12:23:00Z"/>
              <w:rFonts w:ascii="Times New Roman" w:hAnsi="Times New Roman" w:cs="Times New Roman"/>
              <w:sz w:val="14"/>
              <w:szCs w:val="14"/>
            </w:rPr>
          </w:rPrChange>
        </w:rPr>
        <w:pPrChange w:id="1195" w:author="Jiahao XU" w:date="2021-12-14T14:57:00Z">
          <w:pPr>
            <w:jc w:val="center"/>
          </w:pPr>
        </w:pPrChange>
      </w:pPr>
    </w:p>
    <w:p w14:paraId="46F15C2A" w14:textId="3C6E4B43" w:rsidR="00FA0950" w:rsidRPr="00151A77" w:rsidDel="0034346E" w:rsidRDefault="00BD46F1">
      <w:pPr>
        <w:rPr>
          <w:del w:id="1196" w:author="Jiahao XU" w:date="2021-12-14T12:23:00Z"/>
          <w:rFonts w:ascii="Times New Roman" w:hAnsi="Times New Roman" w:cs="Times New Roman"/>
          <w:sz w:val="18"/>
          <w:szCs w:val="18"/>
          <w:rPrChange w:id="1197" w:author="Jiahao XU" w:date="2021-12-15T18:37:00Z">
            <w:rPr>
              <w:del w:id="1198" w:author="Jiahao XU" w:date="2021-12-14T12:23:00Z"/>
              <w:rFonts w:ascii="Times New Roman" w:hAnsi="Times New Roman" w:cs="Times New Roman"/>
              <w:sz w:val="14"/>
              <w:szCs w:val="14"/>
            </w:rPr>
          </w:rPrChange>
        </w:rPr>
        <w:pPrChange w:id="1199" w:author="Jiahao XU" w:date="2021-12-14T14:57:00Z">
          <w:pPr>
            <w:jc w:val="center"/>
          </w:pPr>
        </w:pPrChange>
      </w:pPr>
      <w:del w:id="1200" w:author="Jiahao XU" w:date="2021-12-14T12:23:00Z">
        <w:r w:rsidRPr="00151A77" w:rsidDel="0034346E">
          <w:rPr>
            <w:rFonts w:ascii="Times New Roman" w:hAnsi="Times New Roman" w:cs="Times New Roman"/>
            <w:sz w:val="18"/>
            <w:szCs w:val="18"/>
            <w:rPrChange w:id="1201" w:author="Jiahao XU" w:date="2021-12-15T18:37:00Z">
              <w:rPr>
                <w:rFonts w:ascii="Times New Roman" w:hAnsi="Times New Roman" w:cs="Times New Roman"/>
                <w:sz w:val="14"/>
                <w:szCs w:val="14"/>
              </w:rPr>
            </w:rPrChange>
          </w:rPr>
          <w:delText>Figure</w:delText>
        </w:r>
        <w:r w:rsidR="00FA0950" w:rsidRPr="00151A77" w:rsidDel="0034346E">
          <w:rPr>
            <w:rFonts w:ascii="Times New Roman" w:hAnsi="Times New Roman" w:cs="Times New Roman"/>
            <w:sz w:val="18"/>
            <w:szCs w:val="18"/>
            <w:rPrChange w:id="1202" w:author="Jiahao XU" w:date="2021-12-15T18:37:00Z">
              <w:rPr>
                <w:rFonts w:ascii="Times New Roman" w:hAnsi="Times New Roman" w:cs="Times New Roman"/>
                <w:sz w:val="14"/>
                <w:szCs w:val="14"/>
              </w:rPr>
            </w:rPrChange>
          </w:rPr>
          <w:delText xml:space="preserve"> </w:delText>
        </w:r>
      </w:del>
      <w:del w:id="1203" w:author="Jiahao XU" w:date="2021-12-03T22:44:00Z">
        <w:r w:rsidR="00EC0605" w:rsidRPr="00151A77" w:rsidDel="00172992">
          <w:rPr>
            <w:rFonts w:ascii="Times New Roman" w:hAnsi="Times New Roman" w:cs="Times New Roman"/>
            <w:sz w:val="18"/>
            <w:szCs w:val="18"/>
            <w:rPrChange w:id="1204" w:author="Jiahao XU" w:date="2021-12-15T18:37:00Z">
              <w:rPr>
                <w:rFonts w:ascii="Times New Roman" w:hAnsi="Times New Roman" w:cs="Times New Roman"/>
                <w:sz w:val="14"/>
                <w:szCs w:val="14"/>
              </w:rPr>
            </w:rPrChange>
          </w:rPr>
          <w:delText>1</w:delText>
        </w:r>
        <w:r w:rsidR="00F1636C" w:rsidRPr="00151A77" w:rsidDel="00172992">
          <w:rPr>
            <w:rFonts w:ascii="Times New Roman" w:hAnsi="Times New Roman" w:cs="Times New Roman"/>
            <w:sz w:val="18"/>
            <w:szCs w:val="18"/>
            <w:rPrChange w:id="1205" w:author="Jiahao XU" w:date="2021-12-15T18:37:00Z">
              <w:rPr>
                <w:rFonts w:ascii="Times New Roman" w:hAnsi="Times New Roman" w:cs="Times New Roman"/>
                <w:sz w:val="14"/>
                <w:szCs w:val="14"/>
              </w:rPr>
            </w:rPrChange>
          </w:rPr>
          <w:delText>3</w:delText>
        </w:r>
      </w:del>
      <w:del w:id="1206" w:author="Jiahao XU" w:date="2021-12-14T12:23:00Z">
        <w:r w:rsidR="00F1636C" w:rsidRPr="00151A77" w:rsidDel="0034346E">
          <w:rPr>
            <w:rFonts w:ascii="Times New Roman" w:hAnsi="Times New Roman" w:cs="Times New Roman"/>
            <w:sz w:val="18"/>
            <w:szCs w:val="18"/>
            <w:rPrChange w:id="1207" w:author="Jiahao XU" w:date="2021-12-15T18:37:00Z">
              <w:rPr>
                <w:rFonts w:ascii="Times New Roman" w:hAnsi="Times New Roman" w:cs="Times New Roman"/>
                <w:sz w:val="14"/>
                <w:szCs w:val="14"/>
              </w:rPr>
            </w:rPrChange>
          </w:rPr>
          <w:delText>.</w:delText>
        </w:r>
        <w:r w:rsidR="00FA0950" w:rsidRPr="00151A77" w:rsidDel="0034346E">
          <w:rPr>
            <w:rFonts w:ascii="Times New Roman" w:hAnsi="Times New Roman" w:cs="Times New Roman"/>
            <w:sz w:val="18"/>
            <w:szCs w:val="18"/>
            <w:rPrChange w:id="1208" w:author="Jiahao XU" w:date="2021-12-15T18:37:00Z">
              <w:rPr>
                <w:rFonts w:ascii="Times New Roman" w:hAnsi="Times New Roman" w:cs="Times New Roman"/>
                <w:sz w:val="14"/>
                <w:szCs w:val="14"/>
              </w:rPr>
            </w:rPrChange>
          </w:rPr>
          <w:delText xml:space="preserve"> The Screenshot of the Animation</w:delText>
        </w:r>
      </w:del>
    </w:p>
    <w:p w14:paraId="09D91CC1" w14:textId="1F0A7FEB" w:rsidR="00FA0950" w:rsidRPr="00151A77" w:rsidDel="0034346E" w:rsidRDefault="00FA0950">
      <w:pPr>
        <w:rPr>
          <w:del w:id="1209" w:author="Jiahao XU" w:date="2021-12-14T12:23:00Z"/>
          <w:rFonts w:ascii="Times New Roman" w:hAnsi="Times New Roman" w:cs="Times New Roman"/>
          <w:sz w:val="18"/>
          <w:szCs w:val="18"/>
          <w:rPrChange w:id="1210" w:author="Jiahao XU" w:date="2021-12-15T18:37:00Z">
            <w:rPr>
              <w:del w:id="1211" w:author="Jiahao XU" w:date="2021-12-14T12:23:00Z"/>
            </w:rPr>
          </w:rPrChange>
        </w:rPr>
        <w:pPrChange w:id="1212" w:author="Jiahao XU" w:date="2021-12-14T14:57:00Z">
          <w:pPr>
            <w:ind w:firstLine="720"/>
          </w:pPr>
        </w:pPrChange>
      </w:pPr>
      <w:del w:id="1213" w:author="Jiahao XU" w:date="2021-12-14T12:23:00Z">
        <w:r w:rsidRPr="00151A77" w:rsidDel="0034346E">
          <w:rPr>
            <w:rFonts w:ascii="Times New Roman" w:hAnsi="Times New Roman" w:cs="Times New Roman"/>
            <w:sz w:val="18"/>
            <w:szCs w:val="18"/>
            <w:rPrChange w:id="1214" w:author="Jiahao XU" w:date="2021-12-15T18:37:00Z">
              <w:rPr/>
            </w:rPrChange>
          </w:rPr>
          <w:delText>From the animation</w:delText>
        </w:r>
        <w:r w:rsidR="00682901" w:rsidRPr="00151A77" w:rsidDel="0034346E">
          <w:rPr>
            <w:rFonts w:ascii="Times New Roman" w:hAnsi="Times New Roman" w:cs="Times New Roman"/>
            <w:sz w:val="18"/>
            <w:szCs w:val="18"/>
            <w:rPrChange w:id="1215" w:author="Jiahao XU" w:date="2021-12-15T18:37:00Z">
              <w:rPr/>
            </w:rPrChange>
          </w:rPr>
          <w:delText>,</w:delText>
        </w:r>
      </w:del>
      <w:del w:id="1216" w:author="Jiahao XU" w:date="2021-12-03T22:44:00Z">
        <w:r w:rsidR="00682901" w:rsidRPr="00151A77" w:rsidDel="00172992">
          <w:rPr>
            <w:rFonts w:ascii="Times New Roman" w:hAnsi="Times New Roman" w:cs="Times New Roman"/>
            <w:sz w:val="18"/>
            <w:szCs w:val="18"/>
            <w:rPrChange w:id="1217" w:author="Jiahao XU" w:date="2021-12-15T18:37:00Z">
              <w:rPr/>
            </w:rPrChange>
          </w:rPr>
          <w:delText xml:space="preserve"> the camera is following the moving target and the moving target is always inside the field of view</w:delText>
        </w:r>
      </w:del>
      <w:del w:id="1218" w:author="Jiahao XU" w:date="2021-12-14T12:23:00Z">
        <w:r w:rsidR="00682901" w:rsidRPr="00151A77" w:rsidDel="0034346E">
          <w:rPr>
            <w:rFonts w:ascii="Times New Roman" w:hAnsi="Times New Roman" w:cs="Times New Roman"/>
            <w:sz w:val="18"/>
            <w:szCs w:val="18"/>
            <w:rPrChange w:id="1219" w:author="Jiahao XU" w:date="2021-12-15T18:37:00Z">
              <w:rPr/>
            </w:rPrChange>
          </w:rPr>
          <w:delText xml:space="preserve">. For the with noise version, the EKF </w:delText>
        </w:r>
        <w:r w:rsidR="00C67732" w:rsidRPr="00151A77" w:rsidDel="0034346E">
          <w:rPr>
            <w:rFonts w:ascii="Times New Roman" w:hAnsi="Times New Roman" w:cs="Times New Roman"/>
            <w:sz w:val="18"/>
            <w:szCs w:val="18"/>
            <w:rPrChange w:id="1220" w:author="Jiahao XU" w:date="2021-12-15T18:37:00Z">
              <w:rPr/>
            </w:rPrChange>
          </w:rPr>
          <w:delText xml:space="preserve">is used </w:delText>
        </w:r>
        <w:r w:rsidR="00682901" w:rsidRPr="00151A77" w:rsidDel="0034346E">
          <w:rPr>
            <w:rFonts w:ascii="Times New Roman" w:hAnsi="Times New Roman" w:cs="Times New Roman"/>
            <w:sz w:val="18"/>
            <w:szCs w:val="18"/>
            <w:rPrChange w:id="1221" w:author="Jiahao XU" w:date="2021-12-15T18:37:00Z">
              <w:rPr/>
            </w:rPrChange>
          </w:rPr>
          <w:delText xml:space="preserve">to get a better estimation of the </w:delText>
        </w:r>
        <w:r w:rsidR="00C67732" w:rsidRPr="00151A77" w:rsidDel="0034346E">
          <w:rPr>
            <w:rFonts w:ascii="Times New Roman" w:hAnsi="Times New Roman" w:cs="Times New Roman"/>
            <w:sz w:val="18"/>
            <w:szCs w:val="18"/>
            <w:rPrChange w:id="1222" w:author="Jiahao XU" w:date="2021-12-15T18:37:00Z">
              <w:rPr/>
            </w:rPrChange>
          </w:rPr>
          <w:delText>trajectory,</w:delText>
        </w:r>
        <w:r w:rsidR="00682901" w:rsidRPr="00151A77" w:rsidDel="0034346E">
          <w:rPr>
            <w:rFonts w:ascii="Times New Roman" w:hAnsi="Times New Roman" w:cs="Times New Roman"/>
            <w:sz w:val="18"/>
            <w:szCs w:val="18"/>
            <w:rPrChange w:id="1223" w:author="Jiahao XU" w:date="2021-12-15T18:37:00Z">
              <w:rPr/>
            </w:rPrChange>
          </w:rPr>
          <w:delText xml:space="preserve"> but it </w:delText>
        </w:r>
        <w:r w:rsidR="00C67732" w:rsidRPr="00151A77" w:rsidDel="0034346E">
          <w:rPr>
            <w:rFonts w:ascii="Times New Roman" w:hAnsi="Times New Roman" w:cs="Times New Roman"/>
            <w:sz w:val="18"/>
            <w:szCs w:val="18"/>
            <w:rPrChange w:id="1224" w:author="Jiahao XU" w:date="2021-12-15T18:37:00Z">
              <w:rPr/>
            </w:rPrChange>
          </w:rPr>
          <w:delText>oscillates</w:delText>
        </w:r>
        <w:r w:rsidR="00682901" w:rsidRPr="00151A77" w:rsidDel="0034346E">
          <w:rPr>
            <w:rFonts w:ascii="Times New Roman" w:hAnsi="Times New Roman" w:cs="Times New Roman"/>
            <w:sz w:val="18"/>
            <w:szCs w:val="18"/>
            <w:rPrChange w:id="1225" w:author="Jiahao XU" w:date="2021-12-15T18:37:00Z">
              <w:rPr/>
            </w:rPrChange>
          </w:rPr>
          <w:delText xml:space="preserve"> a</w:delText>
        </w:r>
        <w:r w:rsidR="00EC0605" w:rsidRPr="00151A77" w:rsidDel="0034346E">
          <w:rPr>
            <w:rFonts w:ascii="Times New Roman" w:hAnsi="Times New Roman" w:cs="Times New Roman"/>
            <w:sz w:val="18"/>
            <w:szCs w:val="18"/>
            <w:rPrChange w:id="1226" w:author="Jiahao XU" w:date="2021-12-15T18:37:00Z">
              <w:rPr/>
            </w:rPrChange>
          </w:rPr>
          <w:delText xml:space="preserve"> </w:delText>
        </w:r>
        <w:r w:rsidR="00682901" w:rsidRPr="00151A77" w:rsidDel="0034346E">
          <w:rPr>
            <w:rFonts w:ascii="Times New Roman" w:hAnsi="Times New Roman" w:cs="Times New Roman"/>
            <w:sz w:val="18"/>
            <w:szCs w:val="18"/>
            <w:rPrChange w:id="1227" w:author="Jiahao XU" w:date="2021-12-15T18:37:00Z">
              <w:rPr/>
            </w:rPrChange>
          </w:rPr>
          <w:delText>litt</w:delText>
        </w:r>
        <w:r w:rsidR="00EC0605" w:rsidRPr="00151A77" w:rsidDel="0034346E">
          <w:rPr>
            <w:rFonts w:ascii="Times New Roman" w:hAnsi="Times New Roman" w:cs="Times New Roman"/>
            <w:sz w:val="18"/>
            <w:szCs w:val="18"/>
            <w:rPrChange w:id="1228" w:author="Jiahao XU" w:date="2021-12-15T18:37:00Z">
              <w:rPr/>
            </w:rPrChange>
          </w:rPr>
          <w:delText>l</w:delText>
        </w:r>
        <w:r w:rsidR="00682901" w:rsidRPr="00151A77" w:rsidDel="0034346E">
          <w:rPr>
            <w:rFonts w:ascii="Times New Roman" w:hAnsi="Times New Roman" w:cs="Times New Roman"/>
            <w:sz w:val="18"/>
            <w:szCs w:val="18"/>
            <w:rPrChange w:id="1229" w:author="Jiahao XU" w:date="2021-12-15T18:37:00Z">
              <w:rPr/>
            </w:rPrChange>
          </w:rPr>
          <w:delText xml:space="preserve">e. </w:delText>
        </w:r>
        <w:r w:rsidR="00C67732" w:rsidRPr="00151A77" w:rsidDel="0034346E">
          <w:rPr>
            <w:rFonts w:ascii="Times New Roman" w:hAnsi="Times New Roman" w:cs="Times New Roman"/>
            <w:sz w:val="18"/>
            <w:szCs w:val="18"/>
            <w:rPrChange w:id="1230" w:author="Jiahao XU" w:date="2021-12-15T18:37:00Z">
              <w:rPr/>
            </w:rPrChange>
          </w:rPr>
          <w:delText>Thus,</w:delText>
        </w:r>
        <w:r w:rsidR="00682901" w:rsidRPr="00151A77" w:rsidDel="0034346E">
          <w:rPr>
            <w:rFonts w:ascii="Times New Roman" w:hAnsi="Times New Roman" w:cs="Times New Roman"/>
            <w:sz w:val="18"/>
            <w:szCs w:val="18"/>
            <w:rPrChange w:id="1231" w:author="Jiahao XU" w:date="2021-12-15T18:37:00Z">
              <w:rPr/>
            </w:rPrChange>
          </w:rPr>
          <w:delText xml:space="preserve"> the Field of View also oscillate but the target is still inside the field of view. </w:delText>
        </w:r>
        <w:r w:rsidR="00C67732" w:rsidRPr="00151A77" w:rsidDel="0034346E">
          <w:rPr>
            <w:rFonts w:ascii="Times New Roman" w:hAnsi="Times New Roman" w:cs="Times New Roman"/>
            <w:sz w:val="18"/>
            <w:szCs w:val="18"/>
            <w:rPrChange w:id="1232" w:author="Jiahao XU" w:date="2021-12-15T18:37:00Z">
              <w:rPr/>
            </w:rPrChange>
          </w:rPr>
          <w:delText>So,</w:delText>
        </w:r>
        <w:r w:rsidR="00682901" w:rsidRPr="00151A77" w:rsidDel="0034346E">
          <w:rPr>
            <w:rFonts w:ascii="Times New Roman" w:hAnsi="Times New Roman" w:cs="Times New Roman"/>
            <w:sz w:val="18"/>
            <w:szCs w:val="18"/>
            <w:rPrChange w:id="1233" w:author="Jiahao XU" w:date="2021-12-15T18:37:00Z">
              <w:rPr/>
            </w:rPrChange>
          </w:rPr>
          <w:delText xml:space="preserve"> the LQR controller design</w:delText>
        </w:r>
        <w:r w:rsidR="00C67732" w:rsidRPr="00151A77" w:rsidDel="0034346E">
          <w:rPr>
            <w:rFonts w:ascii="Times New Roman" w:hAnsi="Times New Roman" w:cs="Times New Roman"/>
            <w:sz w:val="18"/>
            <w:szCs w:val="18"/>
            <w:rPrChange w:id="1234" w:author="Jiahao XU" w:date="2021-12-15T18:37:00Z">
              <w:rPr/>
            </w:rPrChange>
          </w:rPr>
          <w:delText>ed in this project</w:delText>
        </w:r>
        <w:r w:rsidR="00682901" w:rsidRPr="00151A77" w:rsidDel="0034346E">
          <w:rPr>
            <w:rFonts w:ascii="Times New Roman" w:hAnsi="Times New Roman" w:cs="Times New Roman"/>
            <w:sz w:val="18"/>
            <w:szCs w:val="18"/>
            <w:rPrChange w:id="1235" w:author="Jiahao XU" w:date="2021-12-15T18:37:00Z">
              <w:rPr/>
            </w:rPrChange>
          </w:rPr>
          <w:delText xml:space="preserve"> fulfill the purpose.</w:delText>
        </w:r>
      </w:del>
    </w:p>
    <w:p w14:paraId="64BCC531" w14:textId="70DA1E8E" w:rsidR="00682901" w:rsidRPr="00151A77" w:rsidDel="0034346E" w:rsidRDefault="00682901">
      <w:pPr>
        <w:rPr>
          <w:del w:id="1236" w:author="Jiahao XU" w:date="2021-12-14T12:23:00Z"/>
          <w:rFonts w:ascii="Times New Roman" w:hAnsi="Times New Roman" w:cs="Times New Roman"/>
          <w:sz w:val="18"/>
          <w:szCs w:val="18"/>
          <w:rPrChange w:id="1237" w:author="Jiahao XU" w:date="2021-12-15T18:37:00Z">
            <w:rPr>
              <w:del w:id="1238" w:author="Jiahao XU" w:date="2021-12-14T12:23:00Z"/>
            </w:rPr>
          </w:rPrChange>
        </w:rPr>
      </w:pPr>
    </w:p>
    <w:p w14:paraId="748B2D3B" w14:textId="0E7FDEF3" w:rsidR="00682901" w:rsidRPr="00151A77" w:rsidDel="0034346E" w:rsidRDefault="00682901">
      <w:pPr>
        <w:rPr>
          <w:del w:id="1239" w:author="Jiahao XU" w:date="2021-12-14T12:23:00Z"/>
          <w:rFonts w:ascii="Times New Roman" w:hAnsi="Times New Roman" w:cs="Times New Roman"/>
          <w:sz w:val="18"/>
          <w:szCs w:val="18"/>
          <w:rPrChange w:id="1240" w:author="Jiahao XU" w:date="2021-12-15T18:37:00Z">
            <w:rPr>
              <w:del w:id="1241" w:author="Jiahao XU" w:date="2021-12-14T12:23:00Z"/>
              <w:rFonts w:ascii="Times New Roman" w:hAnsi="Times New Roman" w:cs="Times New Roman"/>
              <w:b/>
              <w:bCs/>
              <w:sz w:val="18"/>
              <w:szCs w:val="18"/>
            </w:rPr>
          </w:rPrChange>
        </w:rPr>
      </w:pPr>
      <w:del w:id="1242" w:author="Jiahao XU" w:date="2021-12-14T12:23:00Z">
        <w:r w:rsidRPr="00151A77" w:rsidDel="0034346E">
          <w:rPr>
            <w:rFonts w:ascii="Times New Roman" w:hAnsi="Times New Roman" w:cs="Times New Roman"/>
            <w:sz w:val="18"/>
            <w:szCs w:val="18"/>
            <w:rPrChange w:id="1243" w:author="Jiahao XU" w:date="2021-12-15T18:37:00Z">
              <w:rPr>
                <w:rFonts w:ascii="Times New Roman" w:hAnsi="Times New Roman" w:cs="Times New Roman"/>
                <w:b/>
                <w:bCs/>
                <w:sz w:val="18"/>
                <w:szCs w:val="18"/>
              </w:rPr>
            </w:rPrChange>
          </w:rPr>
          <w:delText>What to do next</w:delText>
        </w:r>
      </w:del>
    </w:p>
    <w:p w14:paraId="030899C1" w14:textId="2289356C" w:rsidR="00CA007F" w:rsidRPr="00151A77" w:rsidDel="0034346E" w:rsidRDefault="00C67732">
      <w:pPr>
        <w:rPr>
          <w:del w:id="1244" w:author="Jiahao XU" w:date="2021-12-14T12:23:00Z"/>
          <w:rFonts w:ascii="Times New Roman" w:hAnsi="Times New Roman" w:cs="Times New Roman"/>
          <w:sz w:val="18"/>
          <w:szCs w:val="18"/>
          <w:rPrChange w:id="1245" w:author="Jiahao XU" w:date="2021-12-15T18:37:00Z">
            <w:rPr>
              <w:del w:id="1246" w:author="Jiahao XU" w:date="2021-12-14T12:23:00Z"/>
            </w:rPr>
          </w:rPrChange>
        </w:rPr>
        <w:pPrChange w:id="1247" w:author="Jiahao XU" w:date="2021-12-14T14:57:00Z">
          <w:pPr>
            <w:ind w:firstLine="720"/>
          </w:pPr>
        </w:pPrChange>
      </w:pPr>
      <w:del w:id="1248" w:author="Jiahao XU" w:date="2021-12-14T12:23:00Z">
        <w:r w:rsidRPr="00151A77" w:rsidDel="0034346E">
          <w:rPr>
            <w:rFonts w:ascii="Times New Roman" w:hAnsi="Times New Roman" w:cs="Times New Roman"/>
            <w:sz w:val="18"/>
            <w:szCs w:val="18"/>
            <w:rPrChange w:id="1249" w:author="Jiahao XU" w:date="2021-12-15T18:37:00Z">
              <w:rPr/>
            </w:rPrChange>
          </w:rPr>
          <w:delText xml:space="preserve">The </w:delText>
        </w:r>
        <w:r w:rsidR="00682901" w:rsidRPr="00151A77" w:rsidDel="0034346E">
          <w:rPr>
            <w:rFonts w:ascii="Times New Roman" w:hAnsi="Times New Roman" w:cs="Times New Roman"/>
            <w:sz w:val="18"/>
            <w:szCs w:val="18"/>
            <w:rPrChange w:id="1250" w:author="Jiahao XU" w:date="2021-12-15T18:37:00Z">
              <w:rPr/>
            </w:rPrChange>
          </w:rPr>
          <w:delText xml:space="preserve">camera can now follow the target and the target is always inside the Field of View. </w:delText>
        </w:r>
        <w:r w:rsidRPr="00151A77" w:rsidDel="0034346E">
          <w:rPr>
            <w:rFonts w:ascii="Times New Roman" w:hAnsi="Times New Roman" w:cs="Times New Roman"/>
            <w:sz w:val="18"/>
            <w:szCs w:val="18"/>
            <w:rPrChange w:id="1251" w:author="Jiahao XU" w:date="2021-12-15T18:37:00Z">
              <w:rPr/>
            </w:rPrChange>
          </w:rPr>
          <w:delText>So,</w:delText>
        </w:r>
        <w:r w:rsidR="00682901" w:rsidRPr="00151A77" w:rsidDel="0034346E">
          <w:rPr>
            <w:rFonts w:ascii="Times New Roman" w:hAnsi="Times New Roman" w:cs="Times New Roman"/>
            <w:sz w:val="18"/>
            <w:szCs w:val="18"/>
            <w:rPrChange w:id="1252" w:author="Jiahao XU" w:date="2021-12-15T18:37:00Z">
              <w:rPr/>
            </w:rPrChange>
          </w:rPr>
          <w:delText xml:space="preserve"> more cases </w:delText>
        </w:r>
        <w:r w:rsidRPr="00151A77" w:rsidDel="0034346E">
          <w:rPr>
            <w:rFonts w:ascii="Times New Roman" w:hAnsi="Times New Roman" w:cs="Times New Roman"/>
            <w:sz w:val="18"/>
            <w:szCs w:val="18"/>
            <w:rPrChange w:id="1253" w:author="Jiahao XU" w:date="2021-12-15T18:37:00Z">
              <w:rPr/>
            </w:rPrChange>
          </w:rPr>
          <w:delText xml:space="preserve">are needed </w:delText>
        </w:r>
        <w:r w:rsidR="00682901" w:rsidRPr="00151A77" w:rsidDel="0034346E">
          <w:rPr>
            <w:rFonts w:ascii="Times New Roman" w:hAnsi="Times New Roman" w:cs="Times New Roman"/>
            <w:sz w:val="18"/>
            <w:szCs w:val="18"/>
            <w:rPrChange w:id="1254" w:author="Jiahao XU" w:date="2021-12-15T18:37:00Z">
              <w:rPr/>
            </w:rPrChange>
          </w:rPr>
          <w:delText>to cover and consider the potential corner cases in order to make</w:delText>
        </w:r>
        <w:r w:rsidRPr="00151A77" w:rsidDel="0034346E">
          <w:rPr>
            <w:rFonts w:ascii="Times New Roman" w:hAnsi="Times New Roman" w:cs="Times New Roman"/>
            <w:sz w:val="18"/>
            <w:szCs w:val="18"/>
            <w:rPrChange w:id="1255" w:author="Jiahao XU" w:date="2021-12-15T18:37:00Z">
              <w:rPr/>
            </w:rPrChange>
          </w:rPr>
          <w:delText xml:space="preserve"> the</w:delText>
        </w:r>
        <w:r w:rsidR="00682901" w:rsidRPr="00151A77" w:rsidDel="0034346E">
          <w:rPr>
            <w:rFonts w:ascii="Times New Roman" w:hAnsi="Times New Roman" w:cs="Times New Roman"/>
            <w:sz w:val="18"/>
            <w:szCs w:val="18"/>
            <w:rPrChange w:id="1256" w:author="Jiahao XU" w:date="2021-12-15T18:37:00Z">
              <w:rPr/>
            </w:rPrChange>
          </w:rPr>
          <w:delText xml:space="preserve"> whole strategy more robust.</w:delText>
        </w:r>
      </w:del>
    </w:p>
    <w:p w14:paraId="551E7EFD" w14:textId="36E356E9" w:rsidR="00682901" w:rsidRPr="00151A77" w:rsidDel="0034346E" w:rsidRDefault="00682901">
      <w:pPr>
        <w:rPr>
          <w:del w:id="1257" w:author="Jiahao XU" w:date="2021-12-14T12:23:00Z"/>
          <w:rFonts w:ascii="Times New Roman" w:hAnsi="Times New Roman" w:cs="Times New Roman"/>
          <w:sz w:val="18"/>
          <w:szCs w:val="18"/>
          <w:rPrChange w:id="1258" w:author="Jiahao XU" w:date="2021-12-15T18:37:00Z">
            <w:rPr>
              <w:del w:id="1259" w:author="Jiahao XU" w:date="2021-12-14T12:23:00Z"/>
            </w:rPr>
          </w:rPrChange>
        </w:rPr>
        <w:pPrChange w:id="1260" w:author="Jiahao XU" w:date="2021-12-14T14:57:00Z">
          <w:pPr>
            <w:ind w:firstLine="720"/>
          </w:pPr>
        </w:pPrChange>
      </w:pPr>
      <w:del w:id="1261" w:author="Jiahao XU" w:date="2021-12-14T12:23:00Z">
        <w:r w:rsidRPr="00151A77" w:rsidDel="0034346E">
          <w:rPr>
            <w:rFonts w:ascii="Times New Roman" w:hAnsi="Times New Roman" w:cs="Times New Roman"/>
            <w:sz w:val="18"/>
            <w:szCs w:val="18"/>
            <w:rPrChange w:id="1262" w:author="Jiahao XU" w:date="2021-12-15T18:37:00Z">
              <w:rPr/>
            </w:rPrChange>
          </w:rPr>
          <w:delText xml:space="preserve">Also, the LQR controller oscillate a lot in the </w:delText>
        </w:r>
        <w:r w:rsidR="00FC420A" w:rsidRPr="00151A77" w:rsidDel="0034346E">
          <w:rPr>
            <w:rFonts w:ascii="Times New Roman" w:hAnsi="Times New Roman" w:cs="Times New Roman"/>
            <w:sz w:val="18"/>
            <w:szCs w:val="18"/>
            <w:rPrChange w:id="1263" w:author="Jiahao XU" w:date="2021-12-15T18:37:00Z">
              <w:rPr/>
            </w:rPrChange>
          </w:rPr>
          <w:delText>w</w:delText>
        </w:r>
        <w:r w:rsidRPr="00151A77" w:rsidDel="0034346E">
          <w:rPr>
            <w:rFonts w:ascii="Times New Roman" w:hAnsi="Times New Roman" w:cs="Times New Roman"/>
            <w:sz w:val="18"/>
            <w:szCs w:val="18"/>
            <w:rPrChange w:id="1264" w:author="Jiahao XU" w:date="2021-12-15T18:37:00Z">
              <w:rPr/>
            </w:rPrChange>
          </w:rPr>
          <w:delText xml:space="preserve">ith </w:delText>
        </w:r>
        <w:r w:rsidR="00FC420A" w:rsidRPr="00151A77" w:rsidDel="0034346E">
          <w:rPr>
            <w:rFonts w:ascii="Times New Roman" w:hAnsi="Times New Roman" w:cs="Times New Roman"/>
            <w:sz w:val="18"/>
            <w:szCs w:val="18"/>
            <w:rPrChange w:id="1265" w:author="Jiahao XU" w:date="2021-12-15T18:37:00Z">
              <w:rPr/>
            </w:rPrChange>
          </w:rPr>
          <w:delText>n</w:delText>
        </w:r>
        <w:r w:rsidRPr="00151A77" w:rsidDel="0034346E">
          <w:rPr>
            <w:rFonts w:ascii="Times New Roman" w:hAnsi="Times New Roman" w:cs="Times New Roman"/>
            <w:sz w:val="18"/>
            <w:szCs w:val="18"/>
            <w:rPrChange w:id="1266" w:author="Jiahao XU" w:date="2021-12-15T18:37:00Z">
              <w:rPr/>
            </w:rPrChange>
          </w:rPr>
          <w:delText>oise case because the estimation of the trajectory using Extended Kalman Filter</w:delText>
        </w:r>
        <w:r w:rsidR="00FC420A" w:rsidRPr="00151A77" w:rsidDel="0034346E">
          <w:rPr>
            <w:rFonts w:ascii="Times New Roman" w:hAnsi="Times New Roman" w:cs="Times New Roman"/>
            <w:sz w:val="18"/>
            <w:szCs w:val="18"/>
            <w:rPrChange w:id="1267" w:author="Jiahao XU" w:date="2021-12-15T18:37:00Z">
              <w:rPr/>
            </w:rPrChange>
          </w:rPr>
          <w:delText xml:space="preserve"> is not that smooth</w:delText>
        </w:r>
        <w:r w:rsidR="00CA007F" w:rsidRPr="00151A77" w:rsidDel="0034346E">
          <w:rPr>
            <w:rFonts w:ascii="Times New Roman" w:hAnsi="Times New Roman" w:cs="Times New Roman"/>
            <w:sz w:val="18"/>
            <w:szCs w:val="18"/>
            <w:rPrChange w:id="1268" w:author="Jiahao XU" w:date="2021-12-15T18:37:00Z">
              <w:rPr/>
            </w:rPrChange>
          </w:rPr>
          <w:delText xml:space="preserve">. </w:delText>
        </w:r>
        <w:r w:rsidR="00C67732" w:rsidRPr="00151A77" w:rsidDel="0034346E">
          <w:rPr>
            <w:rFonts w:ascii="Times New Roman" w:hAnsi="Times New Roman" w:cs="Times New Roman"/>
            <w:sz w:val="18"/>
            <w:szCs w:val="18"/>
            <w:rPrChange w:id="1269" w:author="Jiahao XU" w:date="2021-12-15T18:37:00Z">
              <w:rPr/>
            </w:rPrChange>
          </w:rPr>
          <w:delText>So,</w:delText>
        </w:r>
        <w:r w:rsidR="00CA007F" w:rsidRPr="00151A77" w:rsidDel="0034346E">
          <w:rPr>
            <w:rFonts w:ascii="Times New Roman" w:hAnsi="Times New Roman" w:cs="Times New Roman"/>
            <w:sz w:val="18"/>
            <w:szCs w:val="18"/>
            <w:rPrChange w:id="1270" w:author="Jiahao XU" w:date="2021-12-15T18:37:00Z">
              <w:rPr/>
            </w:rPrChange>
          </w:rPr>
          <w:delText xml:space="preserve"> the control part</w:delText>
        </w:r>
        <w:r w:rsidR="00C67732" w:rsidRPr="00151A77" w:rsidDel="0034346E">
          <w:rPr>
            <w:rFonts w:ascii="Times New Roman" w:hAnsi="Times New Roman" w:cs="Times New Roman"/>
            <w:sz w:val="18"/>
            <w:szCs w:val="18"/>
            <w:rPrChange w:id="1271" w:author="Jiahao XU" w:date="2021-12-15T18:37:00Z">
              <w:rPr/>
            </w:rPrChange>
          </w:rPr>
          <w:delText xml:space="preserve"> </w:delText>
        </w:r>
        <w:r w:rsidR="00BD46F1" w:rsidRPr="00151A77" w:rsidDel="0034346E">
          <w:rPr>
            <w:rFonts w:ascii="Times New Roman" w:hAnsi="Times New Roman" w:cs="Times New Roman"/>
            <w:sz w:val="18"/>
            <w:szCs w:val="18"/>
            <w:rPrChange w:id="1272" w:author="Jiahao XU" w:date="2021-12-15T18:37:00Z">
              <w:rPr/>
            </w:rPrChange>
          </w:rPr>
          <w:delText>needs</w:delText>
        </w:r>
        <w:r w:rsidR="00C67732" w:rsidRPr="00151A77" w:rsidDel="0034346E">
          <w:rPr>
            <w:rFonts w:ascii="Times New Roman" w:hAnsi="Times New Roman" w:cs="Times New Roman"/>
            <w:sz w:val="18"/>
            <w:szCs w:val="18"/>
            <w:rPrChange w:id="1273" w:author="Jiahao XU" w:date="2021-12-15T18:37:00Z">
              <w:rPr/>
            </w:rPrChange>
          </w:rPr>
          <w:delText xml:space="preserve"> to be improved</w:delText>
        </w:r>
        <w:r w:rsidR="00CA007F" w:rsidRPr="00151A77" w:rsidDel="0034346E">
          <w:rPr>
            <w:rFonts w:ascii="Times New Roman" w:hAnsi="Times New Roman" w:cs="Times New Roman"/>
            <w:sz w:val="18"/>
            <w:szCs w:val="18"/>
            <w:rPrChange w:id="1274" w:author="Jiahao XU" w:date="2021-12-15T18:37:00Z">
              <w:rPr/>
            </w:rPrChange>
          </w:rPr>
          <w:delText>.</w:delText>
        </w:r>
      </w:del>
    </w:p>
    <w:p w14:paraId="7952CE21" w14:textId="6C695D0B" w:rsidR="00FC420A" w:rsidRPr="00151A77" w:rsidDel="0034346E" w:rsidRDefault="00C67732">
      <w:pPr>
        <w:rPr>
          <w:del w:id="1275" w:author="Jiahao XU" w:date="2021-12-14T12:23:00Z"/>
          <w:rFonts w:ascii="Times New Roman" w:hAnsi="Times New Roman" w:cs="Times New Roman"/>
          <w:sz w:val="18"/>
          <w:szCs w:val="18"/>
          <w:rPrChange w:id="1276" w:author="Jiahao XU" w:date="2021-12-15T18:37:00Z">
            <w:rPr>
              <w:del w:id="1277" w:author="Jiahao XU" w:date="2021-12-14T12:23:00Z"/>
            </w:rPr>
          </w:rPrChange>
        </w:rPr>
        <w:pPrChange w:id="1278" w:author="Jiahao XU" w:date="2021-12-14T14:57:00Z">
          <w:pPr>
            <w:ind w:firstLine="720"/>
          </w:pPr>
        </w:pPrChange>
      </w:pPr>
      <w:del w:id="1279" w:author="Jiahao XU" w:date="2021-12-14T12:23:00Z">
        <w:r w:rsidRPr="00151A77" w:rsidDel="0034346E">
          <w:rPr>
            <w:rFonts w:ascii="Times New Roman" w:hAnsi="Times New Roman" w:cs="Times New Roman"/>
            <w:sz w:val="18"/>
            <w:szCs w:val="18"/>
            <w:rPrChange w:id="1280" w:author="Jiahao XU" w:date="2021-12-15T18:37:00Z">
              <w:rPr/>
            </w:rPrChange>
          </w:rPr>
          <w:delText>T</w:delText>
        </w:r>
        <w:r w:rsidR="00FC420A" w:rsidRPr="00151A77" w:rsidDel="0034346E">
          <w:rPr>
            <w:rFonts w:ascii="Times New Roman" w:hAnsi="Times New Roman" w:cs="Times New Roman"/>
            <w:sz w:val="18"/>
            <w:szCs w:val="18"/>
            <w:rPrChange w:id="1281" w:author="Jiahao XU" w:date="2021-12-15T18:37:00Z">
              <w:rPr/>
            </w:rPrChange>
          </w:rPr>
          <w:delText>he constraints of the input</w:delText>
        </w:r>
        <w:r w:rsidRPr="00151A77" w:rsidDel="0034346E">
          <w:rPr>
            <w:rFonts w:ascii="Times New Roman" w:hAnsi="Times New Roman" w:cs="Times New Roman"/>
            <w:sz w:val="18"/>
            <w:szCs w:val="18"/>
            <w:rPrChange w:id="1282" w:author="Jiahao XU" w:date="2021-12-15T18:37:00Z">
              <w:rPr/>
            </w:rPrChange>
          </w:rPr>
          <w:delText xml:space="preserve"> are </w:delText>
        </w:r>
        <w:r w:rsidR="00BD46F1" w:rsidRPr="00151A77" w:rsidDel="0034346E">
          <w:rPr>
            <w:rFonts w:ascii="Times New Roman" w:hAnsi="Times New Roman" w:cs="Times New Roman"/>
            <w:sz w:val="18"/>
            <w:szCs w:val="18"/>
            <w:rPrChange w:id="1283" w:author="Jiahao XU" w:date="2021-12-15T18:37:00Z">
              <w:rPr/>
            </w:rPrChange>
          </w:rPr>
          <w:delText>loosened</w:delText>
        </w:r>
        <w:r w:rsidR="00FC420A" w:rsidRPr="00151A77" w:rsidDel="0034346E">
          <w:rPr>
            <w:rFonts w:ascii="Times New Roman" w:hAnsi="Times New Roman" w:cs="Times New Roman"/>
            <w:sz w:val="18"/>
            <w:szCs w:val="18"/>
            <w:rPrChange w:id="1284" w:author="Jiahao XU" w:date="2021-12-15T18:37:00Z">
              <w:rPr/>
            </w:rPrChange>
          </w:rPr>
          <w:delText xml:space="preserve">. </w:delText>
        </w:r>
        <w:r w:rsidRPr="00151A77" w:rsidDel="0034346E">
          <w:rPr>
            <w:rFonts w:ascii="Times New Roman" w:hAnsi="Times New Roman" w:cs="Times New Roman"/>
            <w:sz w:val="18"/>
            <w:szCs w:val="18"/>
            <w:rPrChange w:id="1285" w:author="Jiahao XU" w:date="2021-12-15T18:37:00Z">
              <w:rPr/>
            </w:rPrChange>
          </w:rPr>
          <w:delText>Thus,</w:delText>
        </w:r>
        <w:r w:rsidR="00FC420A" w:rsidRPr="00151A77" w:rsidDel="0034346E">
          <w:rPr>
            <w:rFonts w:ascii="Times New Roman" w:hAnsi="Times New Roman" w:cs="Times New Roman"/>
            <w:sz w:val="18"/>
            <w:szCs w:val="18"/>
            <w:rPrChange w:id="1286" w:author="Jiahao XU" w:date="2021-12-15T18:37:00Z">
              <w:rPr/>
            </w:rPrChange>
          </w:rPr>
          <w:delText xml:space="preserve"> how to improve our controller to fulfill </w:delText>
        </w:r>
        <w:r w:rsidR="00BD46F1" w:rsidRPr="00151A77" w:rsidDel="0034346E">
          <w:rPr>
            <w:rFonts w:ascii="Times New Roman" w:hAnsi="Times New Roman" w:cs="Times New Roman"/>
            <w:sz w:val="18"/>
            <w:szCs w:val="18"/>
            <w:rPrChange w:id="1287" w:author="Jiahao XU" w:date="2021-12-15T18:37:00Z">
              <w:rPr/>
            </w:rPrChange>
          </w:rPr>
          <w:delText>these constraints</w:delText>
        </w:r>
        <w:r w:rsidR="00FC420A" w:rsidRPr="00151A77" w:rsidDel="0034346E">
          <w:rPr>
            <w:rFonts w:ascii="Times New Roman" w:hAnsi="Times New Roman" w:cs="Times New Roman"/>
            <w:sz w:val="18"/>
            <w:szCs w:val="18"/>
            <w:rPrChange w:id="1288" w:author="Jiahao XU" w:date="2021-12-15T18:37:00Z">
              <w:rPr/>
            </w:rPrChange>
          </w:rPr>
          <w:delText xml:space="preserve"> is a potential research focus.</w:delText>
        </w:r>
      </w:del>
    </w:p>
    <w:p w14:paraId="63C1D072" w14:textId="16000D16" w:rsidR="00172992" w:rsidRPr="00151A77" w:rsidDel="0034346E" w:rsidRDefault="009A53D7">
      <w:pPr>
        <w:rPr>
          <w:del w:id="1289" w:author="Jiahao XU" w:date="2021-12-14T12:23:00Z"/>
          <w:rFonts w:ascii="Times New Roman" w:hAnsi="Times New Roman" w:cs="Times New Roman"/>
          <w:sz w:val="18"/>
          <w:szCs w:val="18"/>
          <w:rPrChange w:id="1290" w:author="Jiahao XU" w:date="2021-12-15T18:37:00Z">
            <w:rPr>
              <w:del w:id="1291" w:author="Jiahao XU" w:date="2021-12-14T12:23:00Z"/>
            </w:rPr>
          </w:rPrChange>
        </w:rPr>
        <w:pPrChange w:id="1292" w:author="Jiahao XU" w:date="2021-12-14T14:57:00Z">
          <w:pPr>
            <w:ind w:firstLine="720"/>
          </w:pPr>
        </w:pPrChange>
      </w:pPr>
      <w:del w:id="1293" w:author="Jiahao XU" w:date="2021-12-14T12:23:00Z">
        <w:r w:rsidRPr="00151A77" w:rsidDel="0034346E">
          <w:rPr>
            <w:rFonts w:ascii="Times New Roman" w:hAnsi="Times New Roman" w:cs="Times New Roman"/>
            <w:sz w:val="18"/>
            <w:szCs w:val="18"/>
            <w:rPrChange w:id="1294" w:author="Jiahao XU" w:date="2021-12-15T18:37:00Z">
              <w:rPr/>
            </w:rPrChange>
          </w:rPr>
          <w:delText xml:space="preserve">When doing the Extended Kalman Filter, the Euler Method </w:delText>
        </w:r>
        <w:r w:rsidR="00C67732" w:rsidRPr="00151A77" w:rsidDel="0034346E">
          <w:rPr>
            <w:rFonts w:ascii="Times New Roman" w:hAnsi="Times New Roman" w:cs="Times New Roman"/>
            <w:sz w:val="18"/>
            <w:szCs w:val="18"/>
            <w:rPrChange w:id="1295" w:author="Jiahao XU" w:date="2021-12-15T18:37:00Z">
              <w:rPr/>
            </w:rPrChange>
          </w:rPr>
          <w:delText xml:space="preserve">is used </w:delText>
        </w:r>
        <w:r w:rsidRPr="00151A77" w:rsidDel="0034346E">
          <w:rPr>
            <w:rFonts w:ascii="Times New Roman" w:hAnsi="Times New Roman" w:cs="Times New Roman"/>
            <w:sz w:val="18"/>
            <w:szCs w:val="18"/>
            <w:rPrChange w:id="1296" w:author="Jiahao XU" w:date="2021-12-15T18:37:00Z">
              <w:rPr/>
            </w:rPrChange>
          </w:rPr>
          <w:delText>to do linear</w:delText>
        </w:r>
        <w:r w:rsidR="00BF15E0" w:rsidRPr="00151A77" w:rsidDel="0034346E">
          <w:rPr>
            <w:rFonts w:ascii="Times New Roman" w:hAnsi="Times New Roman" w:cs="Times New Roman"/>
            <w:sz w:val="18"/>
            <w:szCs w:val="18"/>
            <w:rPrChange w:id="1297" w:author="Jiahao XU" w:date="2021-12-15T18:37:00Z">
              <w:rPr/>
            </w:rPrChange>
          </w:rPr>
          <w:delText xml:space="preserve">ization. This method is </w:delText>
        </w:r>
        <w:r w:rsidR="00C67732" w:rsidRPr="00151A77" w:rsidDel="0034346E">
          <w:rPr>
            <w:rFonts w:ascii="Times New Roman" w:hAnsi="Times New Roman" w:cs="Times New Roman"/>
            <w:sz w:val="18"/>
            <w:szCs w:val="18"/>
            <w:rPrChange w:id="1298" w:author="Jiahao XU" w:date="2021-12-15T18:37:00Z">
              <w:rPr/>
            </w:rPrChange>
          </w:rPr>
          <w:delText>fast,</w:delText>
        </w:r>
        <w:r w:rsidR="00BF15E0" w:rsidRPr="00151A77" w:rsidDel="0034346E">
          <w:rPr>
            <w:rFonts w:ascii="Times New Roman" w:hAnsi="Times New Roman" w:cs="Times New Roman"/>
            <w:sz w:val="18"/>
            <w:szCs w:val="18"/>
            <w:rPrChange w:id="1299" w:author="Jiahao XU" w:date="2021-12-15T18:37:00Z">
              <w:rPr/>
            </w:rPrChange>
          </w:rPr>
          <w:delText xml:space="preserve"> but it only has first-order accuracy. We can probably improve the accuracy using Ronge-Kutta Method or using Particle Filter.</w:delText>
        </w:r>
      </w:del>
    </w:p>
    <w:p w14:paraId="261D4285" w14:textId="1B02C00A" w:rsidR="00CA007F" w:rsidRPr="00151A77" w:rsidDel="0034346E" w:rsidRDefault="00CA007F">
      <w:pPr>
        <w:rPr>
          <w:del w:id="1300" w:author="Jiahao XU" w:date="2021-12-14T12:23:00Z"/>
          <w:rFonts w:ascii="Times New Roman" w:hAnsi="Times New Roman" w:cs="Times New Roman"/>
          <w:sz w:val="18"/>
          <w:szCs w:val="18"/>
          <w:rPrChange w:id="1301" w:author="Jiahao XU" w:date="2021-12-15T18:37:00Z">
            <w:rPr>
              <w:del w:id="1302" w:author="Jiahao XU" w:date="2021-12-14T12:23:00Z"/>
            </w:rPr>
          </w:rPrChange>
        </w:rPr>
      </w:pPr>
    </w:p>
    <w:p w14:paraId="7AA7B639" w14:textId="0877C20E" w:rsidR="00CA007F" w:rsidRPr="00151A77" w:rsidDel="0034346E" w:rsidRDefault="00CA007F">
      <w:pPr>
        <w:rPr>
          <w:del w:id="1303" w:author="Jiahao XU" w:date="2021-12-14T12:23:00Z"/>
          <w:rFonts w:ascii="Times New Roman" w:hAnsi="Times New Roman" w:cs="Times New Roman"/>
          <w:sz w:val="18"/>
          <w:szCs w:val="18"/>
          <w:rPrChange w:id="1304" w:author="Jiahao XU" w:date="2021-12-15T18:37:00Z">
            <w:rPr>
              <w:del w:id="1305" w:author="Jiahao XU" w:date="2021-12-14T12:23:00Z"/>
              <w:rFonts w:ascii="Times New Roman" w:hAnsi="Times New Roman" w:cs="Times New Roman"/>
              <w:b/>
              <w:bCs/>
              <w:sz w:val="18"/>
              <w:szCs w:val="18"/>
            </w:rPr>
          </w:rPrChange>
        </w:rPr>
      </w:pPr>
      <w:del w:id="1306" w:author="Jiahao XU" w:date="2021-12-14T12:23:00Z">
        <w:r w:rsidRPr="00151A77" w:rsidDel="0034346E">
          <w:rPr>
            <w:rFonts w:ascii="Times New Roman" w:hAnsi="Times New Roman" w:cs="Times New Roman"/>
            <w:sz w:val="18"/>
            <w:szCs w:val="18"/>
            <w:rPrChange w:id="1307" w:author="Jiahao XU" w:date="2021-12-15T18:37:00Z">
              <w:rPr>
                <w:rFonts w:ascii="Times New Roman" w:hAnsi="Times New Roman" w:cs="Times New Roman"/>
                <w:b/>
                <w:bCs/>
                <w:sz w:val="18"/>
                <w:szCs w:val="18"/>
              </w:rPr>
            </w:rPrChange>
          </w:rPr>
          <w:delText>Conclusion</w:delText>
        </w:r>
      </w:del>
    </w:p>
    <w:p w14:paraId="5537C14E" w14:textId="6B0B1B5D" w:rsidR="00CA007F" w:rsidRPr="00151A77" w:rsidDel="0034346E" w:rsidRDefault="00CA007F">
      <w:pPr>
        <w:rPr>
          <w:del w:id="1308" w:author="Jiahao XU" w:date="2021-12-14T12:23:00Z"/>
          <w:rFonts w:ascii="Times New Roman" w:hAnsi="Times New Roman" w:cs="Times New Roman"/>
          <w:sz w:val="18"/>
          <w:szCs w:val="18"/>
          <w:rPrChange w:id="1309" w:author="Jiahao XU" w:date="2021-12-15T18:37:00Z">
            <w:rPr>
              <w:del w:id="1310" w:author="Jiahao XU" w:date="2021-12-14T12:23:00Z"/>
            </w:rPr>
          </w:rPrChange>
        </w:rPr>
        <w:pPrChange w:id="1311" w:author="Jiahao XU" w:date="2021-12-14T14:57:00Z">
          <w:pPr>
            <w:ind w:firstLine="720"/>
          </w:pPr>
        </w:pPrChange>
      </w:pPr>
      <w:del w:id="1312" w:author="Jiahao XU" w:date="2021-12-14T12:23:00Z">
        <w:r w:rsidRPr="00151A77" w:rsidDel="0034346E">
          <w:rPr>
            <w:rFonts w:ascii="Times New Roman" w:hAnsi="Times New Roman" w:cs="Times New Roman"/>
            <w:sz w:val="18"/>
            <w:szCs w:val="18"/>
            <w:rPrChange w:id="1313" w:author="Jiahao XU" w:date="2021-12-15T18:37:00Z">
              <w:rPr/>
            </w:rPrChange>
          </w:rPr>
          <w:delText xml:space="preserve">Through doing this project, </w:delText>
        </w:r>
        <w:r w:rsidR="00C67732" w:rsidRPr="00151A77" w:rsidDel="0034346E">
          <w:rPr>
            <w:rFonts w:ascii="Times New Roman" w:hAnsi="Times New Roman" w:cs="Times New Roman"/>
            <w:sz w:val="18"/>
            <w:szCs w:val="18"/>
            <w:rPrChange w:id="1314" w:author="Jiahao XU" w:date="2021-12-15T18:37:00Z">
              <w:rPr/>
            </w:rPrChange>
          </w:rPr>
          <w:delText xml:space="preserve">the pipeline </w:delText>
        </w:r>
        <w:r w:rsidR="00893CF6" w:rsidRPr="00151A77" w:rsidDel="0034346E">
          <w:rPr>
            <w:rFonts w:ascii="Times New Roman" w:hAnsi="Times New Roman" w:cs="Times New Roman"/>
            <w:sz w:val="18"/>
            <w:szCs w:val="18"/>
            <w:rPrChange w:id="1315" w:author="Jiahao XU" w:date="2021-12-15T18:37:00Z">
              <w:rPr/>
            </w:rPrChange>
          </w:rPr>
          <w:delText>includes</w:delText>
        </w:r>
        <w:r w:rsidRPr="00151A77" w:rsidDel="0034346E">
          <w:rPr>
            <w:rFonts w:ascii="Times New Roman" w:hAnsi="Times New Roman" w:cs="Times New Roman"/>
            <w:sz w:val="18"/>
            <w:szCs w:val="18"/>
            <w:rPrChange w:id="1316" w:author="Jiahao XU" w:date="2021-12-15T18:37:00Z">
              <w:rPr/>
            </w:rPrChange>
          </w:rPr>
          <w:delText xml:space="preserve"> the probabilistic measurement model</w:delText>
        </w:r>
        <w:r w:rsidR="00E65306" w:rsidRPr="00151A77" w:rsidDel="0034346E">
          <w:rPr>
            <w:rFonts w:ascii="Times New Roman" w:hAnsi="Times New Roman" w:cs="Times New Roman"/>
            <w:sz w:val="18"/>
            <w:szCs w:val="18"/>
            <w:rPrChange w:id="1317" w:author="Jiahao XU" w:date="2021-12-15T18:37:00Z">
              <w:rPr/>
            </w:rPrChange>
          </w:rPr>
          <w:delText>, Euler angel, LQR controller, kino dynamic model and thus enhance the understanding of the robot perception.</w:delText>
        </w:r>
      </w:del>
    </w:p>
    <w:p w14:paraId="32031717" w14:textId="2425A391" w:rsidR="00E65306" w:rsidRPr="00151A77" w:rsidDel="0034346E" w:rsidRDefault="00E65306">
      <w:pPr>
        <w:rPr>
          <w:ins w:id="1318" w:author="王宇涵" w:date="2021-11-21T16:55:00Z"/>
          <w:del w:id="1319" w:author="Jiahao XU" w:date="2021-12-14T12:23:00Z"/>
          <w:rFonts w:ascii="Times New Roman" w:hAnsi="Times New Roman" w:cs="Times New Roman"/>
          <w:sz w:val="18"/>
          <w:szCs w:val="18"/>
          <w:rPrChange w:id="1320" w:author="Jiahao XU" w:date="2021-12-15T18:37:00Z">
            <w:rPr>
              <w:ins w:id="1321" w:author="王宇涵" w:date="2021-11-21T16:55:00Z"/>
              <w:del w:id="1322" w:author="Jiahao XU" w:date="2021-12-14T12:23:00Z"/>
            </w:rPr>
          </w:rPrChange>
        </w:rPr>
      </w:pPr>
    </w:p>
    <w:p w14:paraId="5F8779D7" w14:textId="5300B0FD" w:rsidR="00CA5BDC" w:rsidRPr="00151A77" w:rsidDel="0034346E" w:rsidRDefault="00CA5BDC">
      <w:pPr>
        <w:rPr>
          <w:ins w:id="1323" w:author="王宇涵" w:date="2021-11-21T16:55:00Z"/>
          <w:del w:id="1324" w:author="Jiahao XU" w:date="2021-12-14T12:23:00Z"/>
          <w:rFonts w:ascii="Times New Roman" w:hAnsi="Times New Roman" w:cs="Times New Roman"/>
          <w:sz w:val="18"/>
          <w:szCs w:val="18"/>
          <w:rPrChange w:id="1325" w:author="Jiahao XU" w:date="2021-12-15T18:37:00Z">
            <w:rPr>
              <w:ins w:id="1326" w:author="王宇涵" w:date="2021-11-21T16:55:00Z"/>
              <w:del w:id="1327" w:author="Jiahao XU" w:date="2021-12-14T12:23:00Z"/>
            </w:rPr>
          </w:rPrChange>
        </w:rPr>
      </w:pPr>
    </w:p>
    <w:p w14:paraId="6B5A1BEC" w14:textId="5C92C668" w:rsidR="00CA5BDC" w:rsidRPr="00151A77" w:rsidDel="0034346E" w:rsidRDefault="00CA5BDC">
      <w:pPr>
        <w:rPr>
          <w:ins w:id="1328" w:author="王宇涵" w:date="2021-11-21T16:55:00Z"/>
          <w:del w:id="1329" w:author="Jiahao XU" w:date="2021-12-14T12:23:00Z"/>
          <w:rFonts w:ascii="Times New Roman" w:hAnsi="Times New Roman" w:cs="Times New Roman"/>
          <w:sz w:val="18"/>
          <w:szCs w:val="18"/>
          <w:rPrChange w:id="1330" w:author="Jiahao XU" w:date="2021-12-15T18:37:00Z">
            <w:rPr>
              <w:ins w:id="1331" w:author="王宇涵" w:date="2021-11-21T16:55:00Z"/>
              <w:del w:id="1332" w:author="Jiahao XU" w:date="2021-12-14T12:23:00Z"/>
            </w:rPr>
          </w:rPrChange>
        </w:rPr>
      </w:pPr>
    </w:p>
    <w:p w14:paraId="7AEE1F5F" w14:textId="05D25E39" w:rsidR="00CA5BDC" w:rsidRPr="00151A77" w:rsidDel="0034346E" w:rsidRDefault="00CA5BDC">
      <w:pPr>
        <w:rPr>
          <w:ins w:id="1333" w:author="王宇涵" w:date="2021-11-21T16:55:00Z"/>
          <w:del w:id="1334" w:author="Jiahao XU" w:date="2021-12-14T12:23:00Z"/>
          <w:rFonts w:ascii="Times New Roman" w:hAnsi="Times New Roman" w:cs="Times New Roman"/>
          <w:sz w:val="18"/>
          <w:szCs w:val="18"/>
          <w:rPrChange w:id="1335" w:author="Jiahao XU" w:date="2021-12-15T18:37:00Z">
            <w:rPr>
              <w:ins w:id="1336" w:author="王宇涵" w:date="2021-11-21T16:55:00Z"/>
              <w:del w:id="1337" w:author="Jiahao XU" w:date="2021-12-14T12:23:00Z"/>
            </w:rPr>
          </w:rPrChange>
        </w:rPr>
      </w:pPr>
    </w:p>
    <w:p w14:paraId="1C367C6B" w14:textId="72756D65" w:rsidR="00CA5BDC" w:rsidRPr="00151A77" w:rsidDel="0034346E" w:rsidRDefault="00CA5BDC">
      <w:pPr>
        <w:rPr>
          <w:ins w:id="1338" w:author="王宇涵" w:date="2021-11-21T16:55:00Z"/>
          <w:del w:id="1339" w:author="Jiahao XU" w:date="2021-12-14T12:23:00Z"/>
          <w:rFonts w:ascii="Times New Roman" w:hAnsi="Times New Roman" w:cs="Times New Roman"/>
          <w:sz w:val="18"/>
          <w:szCs w:val="18"/>
          <w:rPrChange w:id="1340" w:author="Jiahao XU" w:date="2021-12-15T18:37:00Z">
            <w:rPr>
              <w:ins w:id="1341" w:author="王宇涵" w:date="2021-11-21T16:55:00Z"/>
              <w:del w:id="1342" w:author="Jiahao XU" w:date="2021-12-14T12:23:00Z"/>
            </w:rPr>
          </w:rPrChange>
        </w:rPr>
      </w:pPr>
    </w:p>
    <w:p w14:paraId="714FE6EA" w14:textId="1DF2C0D7" w:rsidR="00CA5BDC" w:rsidRPr="00151A77" w:rsidDel="0034346E" w:rsidRDefault="00CA5BDC">
      <w:pPr>
        <w:rPr>
          <w:ins w:id="1343" w:author="王宇涵" w:date="2021-11-21T16:55:00Z"/>
          <w:del w:id="1344" w:author="Jiahao XU" w:date="2021-12-14T12:23:00Z"/>
          <w:rFonts w:ascii="Times New Roman" w:hAnsi="Times New Roman" w:cs="Times New Roman"/>
          <w:sz w:val="18"/>
          <w:szCs w:val="18"/>
          <w:rPrChange w:id="1345" w:author="Jiahao XU" w:date="2021-12-15T18:37:00Z">
            <w:rPr>
              <w:ins w:id="1346" w:author="王宇涵" w:date="2021-11-21T16:55:00Z"/>
              <w:del w:id="1347" w:author="Jiahao XU" w:date="2021-12-14T12:23:00Z"/>
            </w:rPr>
          </w:rPrChange>
        </w:rPr>
      </w:pPr>
    </w:p>
    <w:p w14:paraId="215A9B3E" w14:textId="04DCC968" w:rsidR="00CA5BDC" w:rsidRPr="00151A77" w:rsidDel="0034346E" w:rsidRDefault="00CA5BDC">
      <w:pPr>
        <w:rPr>
          <w:ins w:id="1348" w:author="王宇涵" w:date="2021-11-21T16:55:00Z"/>
          <w:del w:id="1349" w:author="Jiahao XU" w:date="2021-12-14T12:23:00Z"/>
          <w:rFonts w:ascii="Times New Roman" w:hAnsi="Times New Roman" w:cs="Times New Roman"/>
          <w:sz w:val="18"/>
          <w:szCs w:val="18"/>
          <w:rPrChange w:id="1350" w:author="Jiahao XU" w:date="2021-12-15T18:37:00Z">
            <w:rPr>
              <w:ins w:id="1351" w:author="王宇涵" w:date="2021-11-21T16:55:00Z"/>
              <w:del w:id="1352" w:author="Jiahao XU" w:date="2021-12-14T12:23:00Z"/>
            </w:rPr>
          </w:rPrChange>
        </w:rPr>
      </w:pPr>
    </w:p>
    <w:p w14:paraId="3896C0B1" w14:textId="25275155" w:rsidR="00CA5BDC" w:rsidRPr="00151A77" w:rsidDel="0034346E" w:rsidRDefault="00CA5BDC">
      <w:pPr>
        <w:rPr>
          <w:ins w:id="1353" w:author="王宇涵" w:date="2021-11-21T16:55:00Z"/>
          <w:del w:id="1354" w:author="Jiahao XU" w:date="2021-12-14T12:23:00Z"/>
          <w:rFonts w:ascii="Times New Roman" w:hAnsi="Times New Roman" w:cs="Times New Roman"/>
          <w:sz w:val="18"/>
          <w:szCs w:val="18"/>
          <w:rPrChange w:id="1355" w:author="Jiahao XU" w:date="2021-12-15T18:37:00Z">
            <w:rPr>
              <w:ins w:id="1356" w:author="王宇涵" w:date="2021-11-21T16:55:00Z"/>
              <w:del w:id="1357" w:author="Jiahao XU" w:date="2021-12-14T12:23:00Z"/>
            </w:rPr>
          </w:rPrChange>
        </w:rPr>
      </w:pPr>
    </w:p>
    <w:p w14:paraId="0A6B0DB6" w14:textId="7067E658" w:rsidR="00CA5BDC" w:rsidRPr="00151A77" w:rsidDel="0034346E" w:rsidRDefault="00CA5BDC">
      <w:pPr>
        <w:rPr>
          <w:del w:id="1358" w:author="Jiahao XU" w:date="2021-12-14T12:23:00Z"/>
          <w:rFonts w:ascii="Times New Roman" w:hAnsi="Times New Roman" w:cs="Times New Roman"/>
          <w:sz w:val="18"/>
          <w:szCs w:val="18"/>
          <w:rPrChange w:id="1359" w:author="Jiahao XU" w:date="2021-12-15T18:37:00Z">
            <w:rPr>
              <w:del w:id="1360" w:author="Jiahao XU" w:date="2021-12-14T12:23:00Z"/>
            </w:rPr>
          </w:rPrChange>
        </w:rPr>
      </w:pPr>
    </w:p>
    <w:p w14:paraId="015DE8FE" w14:textId="5CFCAE36" w:rsidR="005C0F8E" w:rsidRPr="00151A77" w:rsidDel="0034346E" w:rsidRDefault="005C0F8E">
      <w:pPr>
        <w:rPr>
          <w:del w:id="1361" w:author="Jiahao XU" w:date="2021-12-14T12:23:00Z"/>
          <w:rFonts w:ascii="Times New Roman" w:hAnsi="Times New Roman" w:cs="Times New Roman"/>
          <w:sz w:val="18"/>
          <w:szCs w:val="18"/>
          <w:rPrChange w:id="1362" w:author="Jiahao XU" w:date="2021-12-15T18:37:00Z">
            <w:rPr>
              <w:del w:id="1363" w:author="Jiahao XU" w:date="2021-12-14T12:23:00Z"/>
            </w:rPr>
          </w:rPrChange>
        </w:rPr>
      </w:pPr>
    </w:p>
    <w:p w14:paraId="553230B9" w14:textId="64B42B5A" w:rsidR="005C0F8E" w:rsidRPr="00151A77" w:rsidDel="0034346E" w:rsidRDefault="005C0F8E">
      <w:pPr>
        <w:rPr>
          <w:del w:id="1364" w:author="Jiahao XU" w:date="2021-12-14T12:23:00Z"/>
          <w:rFonts w:ascii="Times New Roman" w:hAnsi="Times New Roman" w:cs="Times New Roman"/>
          <w:sz w:val="18"/>
          <w:szCs w:val="18"/>
          <w:rPrChange w:id="1365" w:author="Jiahao XU" w:date="2021-12-15T18:37:00Z">
            <w:rPr>
              <w:del w:id="1366" w:author="Jiahao XU" w:date="2021-12-14T12:23:00Z"/>
            </w:rPr>
          </w:rPrChange>
        </w:rPr>
      </w:pPr>
    </w:p>
    <w:p w14:paraId="2290BD7A" w14:textId="6EEFFE73" w:rsidR="005C0F8E" w:rsidRPr="00151A77" w:rsidDel="0034346E" w:rsidRDefault="005C0F8E">
      <w:pPr>
        <w:rPr>
          <w:del w:id="1367" w:author="Jiahao XU" w:date="2021-12-14T12:23:00Z"/>
          <w:rFonts w:ascii="Times New Roman" w:hAnsi="Times New Roman" w:cs="Times New Roman"/>
          <w:sz w:val="18"/>
          <w:szCs w:val="18"/>
          <w:rPrChange w:id="1368" w:author="Jiahao XU" w:date="2021-12-15T18:37:00Z">
            <w:rPr>
              <w:del w:id="1369" w:author="Jiahao XU" w:date="2021-12-14T12:23:00Z"/>
            </w:rPr>
          </w:rPrChange>
        </w:rPr>
      </w:pPr>
    </w:p>
    <w:p w14:paraId="5B66DAAC" w14:textId="08016B0E" w:rsidR="005C0F8E" w:rsidRPr="00151A77" w:rsidDel="0034346E" w:rsidRDefault="005C0F8E">
      <w:pPr>
        <w:rPr>
          <w:del w:id="1370" w:author="Jiahao XU" w:date="2021-12-14T12:23:00Z"/>
          <w:rFonts w:ascii="Times New Roman" w:hAnsi="Times New Roman" w:cs="Times New Roman"/>
          <w:sz w:val="18"/>
          <w:szCs w:val="18"/>
          <w:rPrChange w:id="1371" w:author="Jiahao XU" w:date="2021-12-15T18:37:00Z">
            <w:rPr>
              <w:del w:id="1372" w:author="Jiahao XU" w:date="2021-12-14T12:23:00Z"/>
            </w:rPr>
          </w:rPrChange>
        </w:rPr>
      </w:pPr>
    </w:p>
    <w:p w14:paraId="2F8333E6" w14:textId="3974B381" w:rsidR="005C0F8E" w:rsidRPr="00151A77" w:rsidDel="0034346E" w:rsidRDefault="005C0F8E">
      <w:pPr>
        <w:rPr>
          <w:del w:id="1373" w:author="Jiahao XU" w:date="2021-12-14T12:23:00Z"/>
          <w:rFonts w:ascii="Times New Roman" w:hAnsi="Times New Roman" w:cs="Times New Roman"/>
          <w:sz w:val="18"/>
          <w:szCs w:val="18"/>
          <w:rPrChange w:id="1374" w:author="Jiahao XU" w:date="2021-12-15T18:37:00Z">
            <w:rPr>
              <w:del w:id="1375" w:author="Jiahao XU" w:date="2021-12-14T12:23:00Z"/>
            </w:rPr>
          </w:rPrChange>
        </w:rPr>
      </w:pPr>
    </w:p>
    <w:p w14:paraId="029C0409" w14:textId="4D173746" w:rsidR="005C0F8E" w:rsidRPr="00151A77" w:rsidDel="0034346E" w:rsidRDefault="005C0F8E">
      <w:pPr>
        <w:rPr>
          <w:del w:id="1376" w:author="Jiahao XU" w:date="2021-12-14T12:23:00Z"/>
          <w:rFonts w:ascii="Times New Roman" w:hAnsi="Times New Roman" w:cs="Times New Roman"/>
          <w:sz w:val="18"/>
          <w:szCs w:val="18"/>
          <w:rPrChange w:id="1377" w:author="Jiahao XU" w:date="2021-12-15T18:37:00Z">
            <w:rPr>
              <w:del w:id="1378" w:author="Jiahao XU" w:date="2021-12-14T12:23:00Z"/>
            </w:rPr>
          </w:rPrChange>
        </w:rPr>
      </w:pPr>
    </w:p>
    <w:p w14:paraId="413214DB" w14:textId="0EB0695A" w:rsidR="005C0F8E" w:rsidRPr="00151A77" w:rsidDel="0034346E" w:rsidRDefault="005C0F8E">
      <w:pPr>
        <w:rPr>
          <w:del w:id="1379" w:author="Jiahao XU" w:date="2021-12-14T12:23:00Z"/>
          <w:rFonts w:ascii="Times New Roman" w:hAnsi="Times New Roman" w:cs="Times New Roman"/>
          <w:sz w:val="18"/>
          <w:szCs w:val="18"/>
          <w:rPrChange w:id="1380" w:author="Jiahao XU" w:date="2021-12-15T18:37:00Z">
            <w:rPr>
              <w:del w:id="1381" w:author="Jiahao XU" w:date="2021-12-14T12:23:00Z"/>
            </w:rPr>
          </w:rPrChange>
        </w:rPr>
      </w:pPr>
    </w:p>
    <w:p w14:paraId="5EA5CE7B" w14:textId="20C64AE8" w:rsidR="005C0F8E" w:rsidRPr="00151A77" w:rsidDel="0034346E" w:rsidRDefault="005C0F8E">
      <w:pPr>
        <w:rPr>
          <w:del w:id="1382" w:author="Jiahao XU" w:date="2021-12-14T12:23:00Z"/>
          <w:rFonts w:ascii="Times New Roman" w:hAnsi="Times New Roman" w:cs="Times New Roman"/>
          <w:sz w:val="18"/>
          <w:szCs w:val="18"/>
          <w:rPrChange w:id="1383" w:author="Jiahao XU" w:date="2021-12-15T18:37:00Z">
            <w:rPr>
              <w:del w:id="1384" w:author="Jiahao XU" w:date="2021-12-14T12:23:00Z"/>
            </w:rPr>
          </w:rPrChange>
        </w:rPr>
      </w:pPr>
    </w:p>
    <w:p w14:paraId="667C2506" w14:textId="72347C5F" w:rsidR="005C0F8E" w:rsidRPr="00151A77" w:rsidDel="0034346E" w:rsidRDefault="005C0F8E">
      <w:pPr>
        <w:rPr>
          <w:del w:id="1385" w:author="Jiahao XU" w:date="2021-12-14T12:23:00Z"/>
          <w:rFonts w:ascii="Times New Roman" w:hAnsi="Times New Roman" w:cs="Times New Roman"/>
          <w:sz w:val="18"/>
          <w:szCs w:val="18"/>
          <w:rPrChange w:id="1386" w:author="Jiahao XU" w:date="2021-12-15T18:37:00Z">
            <w:rPr>
              <w:del w:id="1387" w:author="Jiahao XU" w:date="2021-12-14T12:23:00Z"/>
            </w:rPr>
          </w:rPrChange>
        </w:rPr>
      </w:pPr>
    </w:p>
    <w:p w14:paraId="5D29E8B0" w14:textId="62943D66" w:rsidR="005C0F8E" w:rsidRPr="00151A77" w:rsidDel="0034346E" w:rsidRDefault="005C0F8E">
      <w:pPr>
        <w:rPr>
          <w:del w:id="1388" w:author="Jiahao XU" w:date="2021-12-14T12:23:00Z"/>
          <w:rFonts w:ascii="Times New Roman" w:hAnsi="Times New Roman" w:cs="Times New Roman"/>
          <w:sz w:val="18"/>
          <w:szCs w:val="18"/>
          <w:rPrChange w:id="1389" w:author="Jiahao XU" w:date="2021-12-15T18:37:00Z">
            <w:rPr>
              <w:del w:id="1390" w:author="Jiahao XU" w:date="2021-12-14T12:23:00Z"/>
            </w:rPr>
          </w:rPrChange>
        </w:rPr>
      </w:pPr>
    </w:p>
    <w:p w14:paraId="58723E19" w14:textId="6C0459AE" w:rsidR="005C0F8E" w:rsidRPr="00151A77" w:rsidDel="0034346E" w:rsidRDefault="005C0F8E">
      <w:pPr>
        <w:rPr>
          <w:del w:id="1391" w:author="Jiahao XU" w:date="2021-12-14T12:23:00Z"/>
          <w:rFonts w:ascii="Times New Roman" w:hAnsi="Times New Roman" w:cs="Times New Roman"/>
          <w:sz w:val="18"/>
          <w:szCs w:val="18"/>
          <w:rPrChange w:id="1392" w:author="Jiahao XU" w:date="2021-12-15T18:37:00Z">
            <w:rPr>
              <w:del w:id="1393" w:author="Jiahao XU" w:date="2021-12-14T12:23:00Z"/>
            </w:rPr>
          </w:rPrChange>
        </w:rPr>
      </w:pPr>
    </w:p>
    <w:p w14:paraId="53986E3F" w14:textId="7DF14A10" w:rsidR="005C0F8E" w:rsidRPr="00151A77" w:rsidDel="0034346E" w:rsidRDefault="005C0F8E">
      <w:pPr>
        <w:rPr>
          <w:del w:id="1394" w:author="Jiahao XU" w:date="2021-12-14T12:23:00Z"/>
          <w:rFonts w:ascii="Times New Roman" w:hAnsi="Times New Roman" w:cs="Times New Roman"/>
          <w:sz w:val="18"/>
          <w:szCs w:val="18"/>
          <w:rPrChange w:id="1395" w:author="Jiahao XU" w:date="2021-12-15T18:37:00Z">
            <w:rPr>
              <w:del w:id="1396" w:author="Jiahao XU" w:date="2021-12-14T12:23:00Z"/>
            </w:rPr>
          </w:rPrChange>
        </w:rPr>
      </w:pPr>
    </w:p>
    <w:p w14:paraId="62081AD9" w14:textId="762C0432" w:rsidR="00E65306" w:rsidRPr="00151A77" w:rsidDel="0034346E" w:rsidRDefault="00E65306">
      <w:pPr>
        <w:rPr>
          <w:del w:id="1397" w:author="Jiahao XU" w:date="2021-12-14T12:23:00Z"/>
          <w:rFonts w:ascii="Times New Roman" w:hAnsi="Times New Roman" w:cs="Times New Roman"/>
          <w:sz w:val="18"/>
          <w:szCs w:val="18"/>
          <w:rPrChange w:id="1398" w:author="Jiahao XU" w:date="2021-12-15T18:37:00Z">
            <w:rPr>
              <w:del w:id="1399" w:author="Jiahao XU" w:date="2021-12-14T12:23:00Z"/>
              <w:rFonts w:ascii="Times New Roman" w:hAnsi="Times New Roman" w:cs="Times New Roman"/>
              <w:b/>
              <w:bCs/>
              <w:sz w:val="18"/>
              <w:szCs w:val="18"/>
            </w:rPr>
          </w:rPrChange>
        </w:rPr>
      </w:pPr>
      <w:del w:id="1400" w:author="Jiahao XU" w:date="2021-12-14T12:23:00Z">
        <w:r w:rsidRPr="00151A77" w:rsidDel="0034346E">
          <w:rPr>
            <w:rFonts w:ascii="Times New Roman" w:hAnsi="Times New Roman" w:cs="Times New Roman"/>
            <w:sz w:val="18"/>
            <w:szCs w:val="18"/>
            <w:rPrChange w:id="1401" w:author="Jiahao XU" w:date="2021-12-15T18:37:00Z">
              <w:rPr>
                <w:rFonts w:ascii="Times New Roman" w:hAnsi="Times New Roman" w:cs="Times New Roman"/>
                <w:b/>
                <w:bCs/>
                <w:sz w:val="18"/>
                <w:szCs w:val="18"/>
              </w:rPr>
            </w:rPrChange>
          </w:rPr>
          <w:delText>Appendix</w:delText>
        </w:r>
      </w:del>
    </w:p>
    <w:p w14:paraId="4FE103F4" w14:textId="094F1BB6" w:rsidR="00E65306" w:rsidRPr="00151A77" w:rsidDel="0034346E" w:rsidRDefault="00E65306">
      <w:pPr>
        <w:rPr>
          <w:del w:id="1402" w:author="Jiahao XU" w:date="2021-12-14T12:23:00Z"/>
          <w:rFonts w:ascii="Times New Roman" w:hAnsi="Times New Roman" w:cs="Times New Roman"/>
          <w:sz w:val="18"/>
          <w:szCs w:val="18"/>
          <w:rPrChange w:id="1403" w:author="Jiahao XU" w:date="2021-12-15T18:37:00Z">
            <w:rPr>
              <w:del w:id="1404" w:author="Jiahao XU" w:date="2021-12-14T12:23:00Z"/>
            </w:rPr>
          </w:rPrChange>
        </w:rPr>
      </w:pPr>
      <w:del w:id="1405" w:author="Jiahao XU" w:date="2021-12-14T12:23:00Z">
        <w:r w:rsidRPr="00151A77" w:rsidDel="0034346E">
          <w:rPr>
            <w:rFonts w:ascii="Times New Roman" w:hAnsi="Times New Roman" w:cs="Times New Roman"/>
            <w:sz w:val="18"/>
            <w:szCs w:val="18"/>
            <w:rPrChange w:id="1406" w:author="Jiahao XU" w:date="2021-12-15T18:37:00Z">
              <w:rPr/>
            </w:rPrChange>
          </w:rPr>
          <w:delText xml:space="preserve">The code of the MATLAB file is </w:delText>
        </w:r>
        <w:r w:rsidR="009A53D7" w:rsidRPr="00151A77" w:rsidDel="0034346E">
          <w:rPr>
            <w:rFonts w:ascii="Times New Roman" w:hAnsi="Times New Roman" w:cs="Times New Roman"/>
            <w:sz w:val="18"/>
            <w:szCs w:val="18"/>
            <w:rPrChange w:id="1407" w:author="Jiahao XU" w:date="2021-12-15T18:37:00Z">
              <w:rPr/>
            </w:rPrChange>
          </w:rPr>
          <w:delText xml:space="preserve">also </w:delText>
        </w:r>
        <w:r w:rsidRPr="00151A77" w:rsidDel="0034346E">
          <w:rPr>
            <w:rFonts w:ascii="Times New Roman" w:hAnsi="Times New Roman" w:cs="Times New Roman"/>
            <w:sz w:val="18"/>
            <w:szCs w:val="18"/>
            <w:rPrChange w:id="1408" w:author="Jiahao XU" w:date="2021-12-15T18:37:00Z">
              <w:rPr/>
            </w:rPrChange>
          </w:rPr>
          <w:delText xml:space="preserve">on </w:delText>
        </w:r>
        <w:r w:rsidR="000D2D20" w:rsidRPr="00151A77" w:rsidDel="0034346E">
          <w:rPr>
            <w:rFonts w:ascii="Times New Roman" w:hAnsi="Times New Roman" w:cs="Times New Roman"/>
            <w:sz w:val="18"/>
            <w:szCs w:val="18"/>
            <w:rPrChange w:id="1409" w:author="Jiahao XU" w:date="2021-12-15T18:37:00Z">
              <w:rPr/>
            </w:rPrChange>
          </w:rPr>
          <w:delText>GitHub</w:delText>
        </w:r>
        <w:r w:rsidRPr="00151A77" w:rsidDel="0034346E">
          <w:rPr>
            <w:rFonts w:ascii="Times New Roman" w:hAnsi="Times New Roman" w:cs="Times New Roman"/>
            <w:sz w:val="18"/>
            <w:szCs w:val="18"/>
            <w:rPrChange w:id="1410" w:author="Jiahao XU" w:date="2021-12-15T18:37:00Z">
              <w:rPr/>
            </w:rPrChange>
          </w:rPr>
          <w:delText xml:space="preserve"> </w:delText>
        </w:r>
      </w:del>
    </w:p>
    <w:p w14:paraId="724EFF6D" w14:textId="45B1F28C" w:rsidR="00E65306" w:rsidRPr="00151A77" w:rsidDel="0034346E" w:rsidRDefault="00E54BAF">
      <w:pPr>
        <w:rPr>
          <w:del w:id="1411" w:author="Jiahao XU" w:date="2021-12-14T12:23:00Z"/>
          <w:rFonts w:ascii="Times New Roman" w:hAnsi="Times New Roman" w:cs="Times New Roman"/>
          <w:sz w:val="18"/>
          <w:szCs w:val="18"/>
          <w:rPrChange w:id="1412" w:author="Jiahao XU" w:date="2021-12-15T18:37:00Z">
            <w:rPr>
              <w:del w:id="1413" w:author="Jiahao XU" w:date="2021-12-14T12:23:00Z"/>
            </w:rPr>
          </w:rPrChange>
        </w:rPr>
      </w:pPr>
      <w:del w:id="1414" w:author="Jiahao XU" w:date="2021-12-14T12:23:00Z">
        <w:r w:rsidRPr="00151A77" w:rsidDel="0034346E">
          <w:rPr>
            <w:rFonts w:ascii="Times New Roman" w:hAnsi="Times New Roman" w:cs="Times New Roman"/>
            <w:sz w:val="18"/>
            <w:szCs w:val="18"/>
            <w:rPrChange w:id="1415" w:author="Jiahao XU" w:date="2021-12-15T18:37:00Z">
              <w:rPr/>
            </w:rPrChange>
          </w:rPr>
          <w:fldChar w:fldCharType="begin"/>
        </w:r>
        <w:r w:rsidRPr="00151A77" w:rsidDel="0034346E">
          <w:rPr>
            <w:rFonts w:ascii="Times New Roman" w:hAnsi="Times New Roman" w:cs="Times New Roman"/>
            <w:sz w:val="18"/>
            <w:szCs w:val="18"/>
            <w:rPrChange w:id="1416" w:author="Jiahao XU" w:date="2021-12-15T18:37:00Z">
              <w:rPr/>
            </w:rPrChange>
          </w:rPr>
          <w:delInstrText xml:space="preserve"> HYPERLINK "https://github.com/JiahaoXU9/MAE5810_MidTerm.git" </w:delInstrText>
        </w:r>
        <w:r w:rsidRPr="00151A77" w:rsidDel="0034346E">
          <w:rPr>
            <w:rFonts w:ascii="Times New Roman" w:hAnsi="Times New Roman" w:cs="Times New Roman"/>
            <w:sz w:val="18"/>
            <w:szCs w:val="18"/>
            <w:rPrChange w:id="1417" w:author="Jiahao XU" w:date="2021-12-15T18:37:00Z">
              <w:rPr/>
            </w:rPrChange>
          </w:rPr>
          <w:fldChar w:fldCharType="separate"/>
        </w:r>
        <w:r w:rsidR="00FC420A" w:rsidRPr="00151A77" w:rsidDel="0034346E">
          <w:rPr>
            <w:rFonts w:ascii="Times New Roman" w:hAnsi="Times New Roman" w:cs="Times New Roman"/>
            <w:sz w:val="18"/>
            <w:szCs w:val="18"/>
            <w:rPrChange w:id="1418" w:author="Jiahao XU" w:date="2021-12-15T18:37:00Z">
              <w:rPr>
                <w:rStyle w:val="a4"/>
                <w:rFonts w:ascii="Times New Roman" w:hAnsi="Times New Roman" w:cs="Times New Roman"/>
                <w:sz w:val="18"/>
                <w:szCs w:val="18"/>
              </w:rPr>
            </w:rPrChange>
          </w:rPr>
          <w:delText>https://github.com/JiahaoXU9/MAE5810_MidTerm.git</w:delText>
        </w:r>
        <w:r w:rsidRPr="00151A77" w:rsidDel="0034346E">
          <w:rPr>
            <w:rFonts w:ascii="Times New Roman" w:hAnsi="Times New Roman" w:cs="Times New Roman"/>
            <w:sz w:val="18"/>
            <w:szCs w:val="18"/>
            <w:rPrChange w:id="1419" w:author="Jiahao XU" w:date="2021-12-15T18:37:00Z">
              <w:rPr>
                <w:rStyle w:val="a4"/>
                <w:rFonts w:ascii="Times New Roman" w:hAnsi="Times New Roman" w:cs="Times New Roman"/>
                <w:sz w:val="18"/>
                <w:szCs w:val="18"/>
              </w:rPr>
            </w:rPrChange>
          </w:rPr>
          <w:fldChar w:fldCharType="end"/>
        </w:r>
      </w:del>
    </w:p>
    <w:p w14:paraId="669A885F" w14:textId="464D122A" w:rsidR="00FC420A" w:rsidRPr="00151A77" w:rsidDel="0034346E" w:rsidRDefault="00E54BAF">
      <w:pPr>
        <w:rPr>
          <w:del w:id="1420" w:author="Jiahao XU" w:date="2021-12-14T12:23:00Z"/>
          <w:rFonts w:ascii="Times New Roman" w:hAnsi="Times New Roman" w:cs="Times New Roman"/>
          <w:sz w:val="18"/>
          <w:szCs w:val="18"/>
          <w:rPrChange w:id="1421" w:author="Jiahao XU" w:date="2021-12-15T18:37:00Z">
            <w:rPr>
              <w:del w:id="1422" w:author="Jiahao XU" w:date="2021-12-14T12:23:00Z"/>
            </w:rPr>
          </w:rPrChange>
        </w:rPr>
      </w:pPr>
      <w:del w:id="1423" w:author="Jiahao XU" w:date="2021-12-14T12:23:00Z">
        <w:r w:rsidRPr="00151A77" w:rsidDel="0034346E">
          <w:rPr>
            <w:rFonts w:ascii="Times New Roman" w:hAnsi="Times New Roman" w:cs="Times New Roman"/>
            <w:sz w:val="18"/>
            <w:szCs w:val="18"/>
            <w:rPrChange w:id="1424" w:author="Jiahao XU" w:date="2021-12-15T18:37:00Z">
              <w:rPr/>
            </w:rPrChange>
          </w:rPr>
          <w:fldChar w:fldCharType="begin"/>
        </w:r>
        <w:r w:rsidRPr="00151A77" w:rsidDel="0034346E">
          <w:rPr>
            <w:rFonts w:ascii="Times New Roman" w:hAnsi="Times New Roman" w:cs="Times New Roman"/>
            <w:sz w:val="18"/>
            <w:szCs w:val="18"/>
            <w:rPrChange w:id="1425" w:author="Jiahao XU" w:date="2021-12-15T18:37:00Z">
              <w:rPr/>
            </w:rPrChange>
          </w:rPr>
          <w:delInstrText xml:space="preserve"> HYPERLINK "mailto:git@github.com:JiahaoXU9/MAE5810_MidTerm.git" </w:delInstrText>
        </w:r>
        <w:r w:rsidRPr="00151A77" w:rsidDel="0034346E">
          <w:rPr>
            <w:rFonts w:ascii="Times New Roman" w:hAnsi="Times New Roman" w:cs="Times New Roman"/>
            <w:sz w:val="18"/>
            <w:szCs w:val="18"/>
            <w:rPrChange w:id="1426" w:author="Jiahao XU" w:date="2021-12-15T18:37:00Z">
              <w:rPr/>
            </w:rPrChange>
          </w:rPr>
          <w:fldChar w:fldCharType="separate"/>
        </w:r>
        <w:r w:rsidR="00FC420A" w:rsidRPr="00151A77" w:rsidDel="0034346E">
          <w:rPr>
            <w:rFonts w:ascii="Times New Roman" w:hAnsi="Times New Roman" w:cs="Times New Roman"/>
            <w:sz w:val="18"/>
            <w:szCs w:val="18"/>
            <w:rPrChange w:id="1427" w:author="Jiahao XU" w:date="2021-12-15T18:37:00Z">
              <w:rPr>
                <w:rStyle w:val="a4"/>
                <w:rFonts w:ascii="Times New Roman" w:hAnsi="Times New Roman" w:cs="Times New Roman"/>
                <w:sz w:val="18"/>
                <w:szCs w:val="18"/>
              </w:rPr>
            </w:rPrChange>
          </w:rPr>
          <w:delText>git@github.com:JiahaoXU9/MAE5810_MidTerm.git</w:delText>
        </w:r>
        <w:r w:rsidRPr="00151A77" w:rsidDel="0034346E">
          <w:rPr>
            <w:rFonts w:ascii="Times New Roman" w:hAnsi="Times New Roman" w:cs="Times New Roman"/>
            <w:sz w:val="18"/>
            <w:szCs w:val="18"/>
            <w:rPrChange w:id="1428" w:author="Jiahao XU" w:date="2021-12-15T18:37:00Z">
              <w:rPr>
                <w:rStyle w:val="a4"/>
                <w:rFonts w:ascii="Times New Roman" w:hAnsi="Times New Roman" w:cs="Times New Roman"/>
                <w:sz w:val="18"/>
                <w:szCs w:val="18"/>
              </w:rPr>
            </w:rPrChange>
          </w:rPr>
          <w:fldChar w:fldCharType="end"/>
        </w:r>
      </w:del>
    </w:p>
    <w:p w14:paraId="2EFF1E16" w14:textId="0C31F2CF" w:rsidR="00FC420A" w:rsidRPr="00151A77" w:rsidRDefault="00FC420A" w:rsidP="007E4F92">
      <w:pPr>
        <w:rPr>
          <w:rFonts w:ascii="Times New Roman" w:hAnsi="Times New Roman" w:cs="Times New Roman"/>
          <w:sz w:val="18"/>
          <w:szCs w:val="18"/>
          <w:rPrChange w:id="1429" w:author="Jiahao XU" w:date="2021-12-15T18:37:00Z">
            <w:rPr/>
          </w:rPrChange>
        </w:rPr>
      </w:pPr>
    </w:p>
    <w:sectPr w:rsidR="00FC420A" w:rsidRPr="00151A77" w:rsidSect="00FF66F7">
      <w:footerReference w:type="even" r:id="rId34"/>
      <w:footerReference w:type="default" r:id="rId35"/>
      <w:pgSz w:w="11906" w:h="16838"/>
      <w:pgMar w:top="1440" w:right="1800" w:bottom="1440" w:left="180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95A128" w14:textId="77777777" w:rsidR="003B50B1" w:rsidRDefault="003B50B1" w:rsidP="00D26A9F">
      <w:pPr>
        <w:spacing w:after="0" w:line="240" w:lineRule="auto"/>
      </w:pPr>
      <w:r>
        <w:separator/>
      </w:r>
    </w:p>
  </w:endnote>
  <w:endnote w:type="continuationSeparator" w:id="0">
    <w:p w14:paraId="79F24201" w14:textId="77777777" w:rsidR="003B50B1" w:rsidRDefault="003B50B1" w:rsidP="00D26A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FDF8C" w14:textId="77777777" w:rsidR="00F1636C" w:rsidRDefault="00F1636C" w:rsidP="002C4191">
    <w:pPr>
      <w:pStyle w:val="a8"/>
      <w:framePr w:wrap="none" w:vAnchor="text" w:hAnchor="margin" w:xAlign="center" w:y="1"/>
      <w:rPr>
        <w:ins w:id="1430" w:author="王宇涵" w:date="2021-11-21T16:37:00Z"/>
        <w:rStyle w:val="ac"/>
      </w:rPr>
    </w:pPr>
    <w:ins w:id="1431" w:author="王宇涵" w:date="2021-11-21T16:37:00Z">
      <w:r>
        <w:rPr>
          <w:rStyle w:val="ac"/>
        </w:rPr>
        <w:fldChar w:fldCharType="begin"/>
      </w:r>
      <w:r>
        <w:rPr>
          <w:rStyle w:val="ac"/>
        </w:rPr>
        <w:instrText xml:space="preserve">PAGE  </w:instrText>
      </w:r>
      <w:r>
        <w:rPr>
          <w:rStyle w:val="ac"/>
        </w:rPr>
        <w:fldChar w:fldCharType="end"/>
      </w:r>
    </w:ins>
  </w:p>
  <w:p w14:paraId="609D3324" w14:textId="77777777" w:rsidR="00F1636C" w:rsidRDefault="00F1636C">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FD689" w14:textId="77777777" w:rsidR="00F1636C" w:rsidRDefault="00F1636C" w:rsidP="002C4191">
    <w:pPr>
      <w:pStyle w:val="a8"/>
      <w:framePr w:wrap="none" w:vAnchor="text" w:hAnchor="margin" w:xAlign="center" w:y="1"/>
      <w:rPr>
        <w:ins w:id="1432" w:author="王宇涵" w:date="2021-11-21T16:37:00Z"/>
        <w:rStyle w:val="ac"/>
      </w:rPr>
    </w:pPr>
    <w:ins w:id="1433" w:author="王宇涵" w:date="2021-11-21T16:37:00Z">
      <w:r>
        <w:rPr>
          <w:rStyle w:val="ac"/>
        </w:rPr>
        <w:fldChar w:fldCharType="begin"/>
      </w:r>
      <w:r>
        <w:rPr>
          <w:rStyle w:val="ac"/>
        </w:rPr>
        <w:instrText xml:space="preserve">PAGE  </w:instrText>
      </w:r>
    </w:ins>
    <w:r>
      <w:rPr>
        <w:rStyle w:val="ac"/>
      </w:rPr>
      <w:fldChar w:fldCharType="separate"/>
    </w:r>
    <w:r w:rsidR="00CA5BDC">
      <w:rPr>
        <w:rStyle w:val="ac"/>
        <w:noProof/>
      </w:rPr>
      <w:t>2</w:t>
    </w:r>
    <w:ins w:id="1434" w:author="王宇涵" w:date="2021-11-21T16:37:00Z">
      <w:r>
        <w:rPr>
          <w:rStyle w:val="ac"/>
        </w:rPr>
        <w:fldChar w:fldCharType="end"/>
      </w:r>
    </w:ins>
  </w:p>
  <w:p w14:paraId="25EBE7FF" w14:textId="77777777" w:rsidR="00F1636C" w:rsidRDefault="00F1636C">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B132A4" w14:textId="77777777" w:rsidR="003B50B1" w:rsidRDefault="003B50B1" w:rsidP="00D26A9F">
      <w:pPr>
        <w:spacing w:after="0" w:line="240" w:lineRule="auto"/>
      </w:pPr>
      <w:r>
        <w:separator/>
      </w:r>
    </w:p>
  </w:footnote>
  <w:footnote w:type="continuationSeparator" w:id="0">
    <w:p w14:paraId="6D63903D" w14:textId="77777777" w:rsidR="003B50B1" w:rsidRDefault="003B50B1" w:rsidP="00D26A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355EB"/>
    <w:multiLevelType w:val="hybridMultilevel"/>
    <w:tmpl w:val="3ECEEC54"/>
    <w:lvl w:ilvl="0" w:tplc="48E620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A92DBA"/>
    <w:multiLevelType w:val="hybridMultilevel"/>
    <w:tmpl w:val="00783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4D5E56"/>
    <w:multiLevelType w:val="hybridMultilevel"/>
    <w:tmpl w:val="9744941C"/>
    <w:lvl w:ilvl="0" w:tplc="206C5A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581307F"/>
    <w:multiLevelType w:val="hybridMultilevel"/>
    <w:tmpl w:val="63FE8008"/>
    <w:lvl w:ilvl="0" w:tplc="93F6CA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266745C"/>
    <w:multiLevelType w:val="hybridMultilevel"/>
    <w:tmpl w:val="27C28800"/>
    <w:lvl w:ilvl="0" w:tplc="29F61B7E">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C4E56A7"/>
    <w:multiLevelType w:val="hybridMultilevel"/>
    <w:tmpl w:val="18642A70"/>
    <w:lvl w:ilvl="0" w:tplc="C5F6E126">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D09710E"/>
    <w:multiLevelType w:val="hybridMultilevel"/>
    <w:tmpl w:val="C88671C8"/>
    <w:lvl w:ilvl="0" w:tplc="5AC013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6324824"/>
    <w:multiLevelType w:val="hybridMultilevel"/>
    <w:tmpl w:val="405A2A68"/>
    <w:lvl w:ilvl="0" w:tplc="72F47224">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85E2905"/>
    <w:multiLevelType w:val="hybridMultilevel"/>
    <w:tmpl w:val="8FA6798E"/>
    <w:lvl w:ilvl="0" w:tplc="2DB4C2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8FC5F75"/>
    <w:multiLevelType w:val="hybridMultilevel"/>
    <w:tmpl w:val="B28426BC"/>
    <w:lvl w:ilvl="0" w:tplc="D9AAD1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9865F25"/>
    <w:multiLevelType w:val="hybridMultilevel"/>
    <w:tmpl w:val="478AD782"/>
    <w:lvl w:ilvl="0" w:tplc="8EE206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D393B23"/>
    <w:multiLevelType w:val="hybridMultilevel"/>
    <w:tmpl w:val="644056B6"/>
    <w:lvl w:ilvl="0" w:tplc="93BC17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8"/>
  </w:num>
  <w:num w:numId="3">
    <w:abstractNumId w:val="2"/>
  </w:num>
  <w:num w:numId="4">
    <w:abstractNumId w:val="10"/>
  </w:num>
  <w:num w:numId="5">
    <w:abstractNumId w:val="9"/>
  </w:num>
  <w:num w:numId="6">
    <w:abstractNumId w:val="3"/>
  </w:num>
  <w:num w:numId="7">
    <w:abstractNumId w:val="7"/>
  </w:num>
  <w:num w:numId="8">
    <w:abstractNumId w:val="5"/>
  </w:num>
  <w:num w:numId="9">
    <w:abstractNumId w:val="0"/>
  </w:num>
  <w:num w:numId="10">
    <w:abstractNumId w:val="11"/>
  </w:num>
  <w:num w:numId="11">
    <w:abstractNumId w:val="6"/>
  </w:num>
  <w:num w:numId="12">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王宇涵">
    <w15:presenceInfo w15:providerId="Windows Live" w15:userId="811cdce11a304001"/>
  </w15:person>
  <w15:person w15:author="Jiahao XU">
    <w15:presenceInfo w15:providerId="Windows Live" w15:userId="60b56b26b5f973a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bordersDoNotSurroundHeader/>
  <w:bordersDoNotSurroundFooter/>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05A7"/>
    <w:rsid w:val="00012271"/>
    <w:rsid w:val="000671D3"/>
    <w:rsid w:val="000A2914"/>
    <w:rsid w:val="000D2D20"/>
    <w:rsid w:val="0010528F"/>
    <w:rsid w:val="00113C84"/>
    <w:rsid w:val="00114596"/>
    <w:rsid w:val="00130A63"/>
    <w:rsid w:val="00140926"/>
    <w:rsid w:val="00145996"/>
    <w:rsid w:val="00150EDA"/>
    <w:rsid w:val="00151A77"/>
    <w:rsid w:val="00157929"/>
    <w:rsid w:val="001720EB"/>
    <w:rsid w:val="00172992"/>
    <w:rsid w:val="001919A3"/>
    <w:rsid w:val="001B748D"/>
    <w:rsid w:val="001C68CE"/>
    <w:rsid w:val="001C77FB"/>
    <w:rsid w:val="001F3B0A"/>
    <w:rsid w:val="001F57F8"/>
    <w:rsid w:val="00206BD1"/>
    <w:rsid w:val="002323C3"/>
    <w:rsid w:val="00271A7D"/>
    <w:rsid w:val="00291046"/>
    <w:rsid w:val="002C4736"/>
    <w:rsid w:val="00301FA0"/>
    <w:rsid w:val="00301FA1"/>
    <w:rsid w:val="003042EC"/>
    <w:rsid w:val="0034346E"/>
    <w:rsid w:val="0035061E"/>
    <w:rsid w:val="00380E03"/>
    <w:rsid w:val="003B50B1"/>
    <w:rsid w:val="004056B3"/>
    <w:rsid w:val="0043527A"/>
    <w:rsid w:val="00437278"/>
    <w:rsid w:val="004669D6"/>
    <w:rsid w:val="004849AB"/>
    <w:rsid w:val="00497265"/>
    <w:rsid w:val="004C0B9D"/>
    <w:rsid w:val="004C7EE6"/>
    <w:rsid w:val="00515625"/>
    <w:rsid w:val="005665DE"/>
    <w:rsid w:val="005A7CA2"/>
    <w:rsid w:val="005C0F8E"/>
    <w:rsid w:val="005C3D87"/>
    <w:rsid w:val="005D1962"/>
    <w:rsid w:val="005F1E27"/>
    <w:rsid w:val="00603E51"/>
    <w:rsid w:val="0062483E"/>
    <w:rsid w:val="00682901"/>
    <w:rsid w:val="006E5C75"/>
    <w:rsid w:val="00722968"/>
    <w:rsid w:val="0072601D"/>
    <w:rsid w:val="007B44ED"/>
    <w:rsid w:val="007C3DB4"/>
    <w:rsid w:val="007E4F92"/>
    <w:rsid w:val="008369F6"/>
    <w:rsid w:val="00844907"/>
    <w:rsid w:val="00860F0F"/>
    <w:rsid w:val="008854E5"/>
    <w:rsid w:val="00893CF6"/>
    <w:rsid w:val="008B2C0B"/>
    <w:rsid w:val="008C119D"/>
    <w:rsid w:val="008C6534"/>
    <w:rsid w:val="008E0B33"/>
    <w:rsid w:val="008E323E"/>
    <w:rsid w:val="00917977"/>
    <w:rsid w:val="00927EC4"/>
    <w:rsid w:val="009514B4"/>
    <w:rsid w:val="0097631B"/>
    <w:rsid w:val="009A53D7"/>
    <w:rsid w:val="009B4119"/>
    <w:rsid w:val="009B6C19"/>
    <w:rsid w:val="009C4FB4"/>
    <w:rsid w:val="00A06CCF"/>
    <w:rsid w:val="00A3193D"/>
    <w:rsid w:val="00AD1D40"/>
    <w:rsid w:val="00AF4A5A"/>
    <w:rsid w:val="00B05A6A"/>
    <w:rsid w:val="00B7230A"/>
    <w:rsid w:val="00BB4D03"/>
    <w:rsid w:val="00BD46F1"/>
    <w:rsid w:val="00BF15E0"/>
    <w:rsid w:val="00C11029"/>
    <w:rsid w:val="00C23AD6"/>
    <w:rsid w:val="00C31ABD"/>
    <w:rsid w:val="00C41728"/>
    <w:rsid w:val="00C67732"/>
    <w:rsid w:val="00CA007F"/>
    <w:rsid w:val="00CA5BDC"/>
    <w:rsid w:val="00CD49F4"/>
    <w:rsid w:val="00D0002F"/>
    <w:rsid w:val="00D21017"/>
    <w:rsid w:val="00D26A9F"/>
    <w:rsid w:val="00D35ED2"/>
    <w:rsid w:val="00D623CE"/>
    <w:rsid w:val="00D8763F"/>
    <w:rsid w:val="00D92D81"/>
    <w:rsid w:val="00DA2C89"/>
    <w:rsid w:val="00DC46E3"/>
    <w:rsid w:val="00E54BAF"/>
    <w:rsid w:val="00E65306"/>
    <w:rsid w:val="00E9508D"/>
    <w:rsid w:val="00E96F22"/>
    <w:rsid w:val="00EC0605"/>
    <w:rsid w:val="00ED74ED"/>
    <w:rsid w:val="00EE5C67"/>
    <w:rsid w:val="00EE5F35"/>
    <w:rsid w:val="00F1636C"/>
    <w:rsid w:val="00F1769A"/>
    <w:rsid w:val="00F62D35"/>
    <w:rsid w:val="00F94C89"/>
    <w:rsid w:val="00FA0950"/>
    <w:rsid w:val="00FC01CB"/>
    <w:rsid w:val="00FC420A"/>
    <w:rsid w:val="00FE0569"/>
    <w:rsid w:val="00FE05A7"/>
    <w:rsid w:val="00FE795E"/>
    <w:rsid w:val="00FF66F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4216BA"/>
  <w15:chartTrackingRefBased/>
  <w15:docId w15:val="{B14B9108-1B6A-4C1B-862F-C0F90D468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665DE"/>
    <w:pPr>
      <w:ind w:left="720"/>
      <w:contextualSpacing/>
    </w:pPr>
  </w:style>
  <w:style w:type="character" w:styleId="a4">
    <w:name w:val="Hyperlink"/>
    <w:basedOn w:val="a0"/>
    <w:uiPriority w:val="99"/>
    <w:unhideWhenUsed/>
    <w:rsid w:val="00FC420A"/>
    <w:rPr>
      <w:color w:val="0563C1" w:themeColor="hyperlink"/>
      <w:u w:val="single"/>
    </w:rPr>
  </w:style>
  <w:style w:type="character" w:customStyle="1" w:styleId="1">
    <w:name w:val="未处理的提及1"/>
    <w:basedOn w:val="a0"/>
    <w:uiPriority w:val="99"/>
    <w:semiHidden/>
    <w:unhideWhenUsed/>
    <w:rsid w:val="00FC420A"/>
    <w:rPr>
      <w:color w:val="605E5C"/>
      <w:shd w:val="clear" w:color="auto" w:fill="E1DFDD"/>
    </w:rPr>
  </w:style>
  <w:style w:type="character" w:styleId="a5">
    <w:name w:val="FollowedHyperlink"/>
    <w:basedOn w:val="a0"/>
    <w:uiPriority w:val="99"/>
    <w:semiHidden/>
    <w:unhideWhenUsed/>
    <w:rsid w:val="00EC0605"/>
    <w:rPr>
      <w:color w:val="954F72" w:themeColor="followedHyperlink"/>
      <w:u w:val="single"/>
    </w:rPr>
  </w:style>
  <w:style w:type="paragraph" w:styleId="a6">
    <w:name w:val="header"/>
    <w:basedOn w:val="a"/>
    <w:link w:val="a7"/>
    <w:uiPriority w:val="99"/>
    <w:unhideWhenUsed/>
    <w:rsid w:val="00D26A9F"/>
    <w:pPr>
      <w:tabs>
        <w:tab w:val="center" w:pos="4680"/>
        <w:tab w:val="right" w:pos="9360"/>
      </w:tabs>
      <w:spacing w:after="0" w:line="240" w:lineRule="auto"/>
    </w:pPr>
  </w:style>
  <w:style w:type="character" w:customStyle="1" w:styleId="a7">
    <w:name w:val="页眉 字符"/>
    <w:basedOn w:val="a0"/>
    <w:link w:val="a6"/>
    <w:uiPriority w:val="99"/>
    <w:rsid w:val="00D26A9F"/>
  </w:style>
  <w:style w:type="paragraph" w:styleId="a8">
    <w:name w:val="footer"/>
    <w:basedOn w:val="a"/>
    <w:link w:val="a9"/>
    <w:uiPriority w:val="99"/>
    <w:unhideWhenUsed/>
    <w:rsid w:val="00D26A9F"/>
    <w:pPr>
      <w:tabs>
        <w:tab w:val="center" w:pos="4680"/>
        <w:tab w:val="right" w:pos="9360"/>
      </w:tabs>
      <w:spacing w:after="0" w:line="240" w:lineRule="auto"/>
    </w:pPr>
  </w:style>
  <w:style w:type="character" w:customStyle="1" w:styleId="a9">
    <w:name w:val="页脚 字符"/>
    <w:basedOn w:val="a0"/>
    <w:link w:val="a8"/>
    <w:uiPriority w:val="99"/>
    <w:rsid w:val="00D26A9F"/>
  </w:style>
  <w:style w:type="paragraph" w:styleId="aa">
    <w:name w:val="Balloon Text"/>
    <w:basedOn w:val="a"/>
    <w:link w:val="ab"/>
    <w:uiPriority w:val="99"/>
    <w:semiHidden/>
    <w:unhideWhenUsed/>
    <w:rsid w:val="00F1636C"/>
    <w:pPr>
      <w:spacing w:after="0" w:line="240" w:lineRule="auto"/>
    </w:pPr>
    <w:rPr>
      <w:rFonts w:ascii="Times New Roman" w:hAnsi="Times New Roman" w:cs="Times New Roman"/>
      <w:sz w:val="18"/>
      <w:szCs w:val="18"/>
    </w:rPr>
  </w:style>
  <w:style w:type="character" w:customStyle="1" w:styleId="ab">
    <w:name w:val="批注框文本 字符"/>
    <w:basedOn w:val="a0"/>
    <w:link w:val="aa"/>
    <w:uiPriority w:val="99"/>
    <w:semiHidden/>
    <w:rsid w:val="00F1636C"/>
    <w:rPr>
      <w:rFonts w:ascii="Times New Roman" w:hAnsi="Times New Roman" w:cs="Times New Roman"/>
      <w:sz w:val="18"/>
      <w:szCs w:val="18"/>
    </w:rPr>
  </w:style>
  <w:style w:type="character" w:styleId="ac">
    <w:name w:val="page number"/>
    <w:basedOn w:val="a0"/>
    <w:uiPriority w:val="99"/>
    <w:semiHidden/>
    <w:unhideWhenUsed/>
    <w:rsid w:val="00F1636C"/>
  </w:style>
  <w:style w:type="character" w:styleId="ad">
    <w:name w:val="annotation reference"/>
    <w:basedOn w:val="a0"/>
    <w:uiPriority w:val="99"/>
    <w:semiHidden/>
    <w:unhideWhenUsed/>
    <w:rsid w:val="00CA5BDC"/>
    <w:rPr>
      <w:sz w:val="18"/>
      <w:szCs w:val="18"/>
    </w:rPr>
  </w:style>
  <w:style w:type="paragraph" w:styleId="ae">
    <w:name w:val="annotation text"/>
    <w:basedOn w:val="a"/>
    <w:link w:val="af"/>
    <w:uiPriority w:val="99"/>
    <w:semiHidden/>
    <w:unhideWhenUsed/>
    <w:rsid w:val="00CA5BDC"/>
    <w:pPr>
      <w:spacing w:line="240" w:lineRule="auto"/>
    </w:pPr>
    <w:rPr>
      <w:sz w:val="24"/>
      <w:szCs w:val="24"/>
    </w:rPr>
  </w:style>
  <w:style w:type="character" w:customStyle="1" w:styleId="af">
    <w:name w:val="批注文字 字符"/>
    <w:basedOn w:val="a0"/>
    <w:link w:val="ae"/>
    <w:uiPriority w:val="99"/>
    <w:semiHidden/>
    <w:rsid w:val="00CA5BDC"/>
    <w:rPr>
      <w:sz w:val="24"/>
      <w:szCs w:val="24"/>
    </w:rPr>
  </w:style>
  <w:style w:type="paragraph" w:styleId="af0">
    <w:name w:val="annotation subject"/>
    <w:basedOn w:val="ae"/>
    <w:next w:val="ae"/>
    <w:link w:val="af1"/>
    <w:uiPriority w:val="99"/>
    <w:semiHidden/>
    <w:unhideWhenUsed/>
    <w:rsid w:val="00CA5BDC"/>
    <w:rPr>
      <w:b/>
      <w:bCs/>
      <w:sz w:val="20"/>
      <w:szCs w:val="20"/>
    </w:rPr>
  </w:style>
  <w:style w:type="character" w:customStyle="1" w:styleId="af1">
    <w:name w:val="批注主题 字符"/>
    <w:basedOn w:val="af"/>
    <w:link w:val="af0"/>
    <w:uiPriority w:val="99"/>
    <w:semiHidden/>
    <w:rsid w:val="00CA5BDC"/>
    <w:rPr>
      <w:b/>
      <w:bCs/>
      <w:sz w:val="20"/>
      <w:szCs w:val="20"/>
    </w:rPr>
  </w:style>
  <w:style w:type="paragraph" w:styleId="af2">
    <w:name w:val="Revision"/>
    <w:hidden/>
    <w:uiPriority w:val="99"/>
    <w:semiHidden/>
    <w:rsid w:val="00C23AD6"/>
    <w:pPr>
      <w:spacing w:after="0" w:line="240" w:lineRule="auto"/>
    </w:pPr>
  </w:style>
  <w:style w:type="character" w:styleId="af3">
    <w:name w:val="Unresolved Mention"/>
    <w:basedOn w:val="a0"/>
    <w:uiPriority w:val="99"/>
    <w:rsid w:val="00151A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file>

<file path=customXml/itemProps1.xml><?xml version="1.0" encoding="utf-8"?>
<ds:datastoreItem xmlns:ds="http://schemas.openxmlformats.org/officeDocument/2006/customXml" ds:itemID="{4FF64B51-4426-8841-B56B-2A2F8D0E21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1052</TotalTime>
  <Pages>8</Pages>
  <Words>3403</Words>
  <Characters>19401</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nino xu</dc:creator>
  <cp:keywords/>
  <dc:description/>
  <cp:lastModifiedBy>Jiahao XU</cp:lastModifiedBy>
  <cp:revision>26</cp:revision>
  <dcterms:created xsi:type="dcterms:W3CDTF">2021-11-06T17:17:00Z</dcterms:created>
  <dcterms:modified xsi:type="dcterms:W3CDTF">2021-12-16T00:29:00Z</dcterms:modified>
</cp:coreProperties>
</file>